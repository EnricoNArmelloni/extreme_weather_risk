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EE199" w14:textId="63565F29" w:rsidR="00616E0F" w:rsidRPr="00DA2F21" w:rsidRDefault="003B170B"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Target Journal</w:t>
      </w:r>
      <w:r w:rsidRPr="00DA2F21">
        <w:rPr>
          <w:rFonts w:ascii="Times New Roman" w:hAnsi="Times New Roman" w:cs="Times New Roman"/>
          <w:lang w:val="en-GB"/>
        </w:rPr>
        <w:t>:</w:t>
      </w:r>
      <w:r w:rsidR="00482E69">
        <w:rPr>
          <w:rFonts w:ascii="Times New Roman" w:hAnsi="Times New Roman" w:cs="Times New Roman"/>
          <w:lang w:val="en-GB"/>
        </w:rPr>
        <w:t xml:space="preserve"> </w:t>
      </w:r>
      <w:r w:rsidR="00F50962" w:rsidRPr="00DA2F21">
        <w:rPr>
          <w:rFonts w:ascii="Times New Roman" w:hAnsi="Times New Roman" w:cs="Times New Roman"/>
          <w:lang w:val="en-GB"/>
        </w:rPr>
        <w:t>People and Nature (</w:t>
      </w:r>
      <w:r w:rsidR="00F50962">
        <w:fldChar w:fldCharType="begin"/>
      </w:r>
      <w:r w:rsidR="00F50962" w:rsidRPr="001F13C0">
        <w:rPr>
          <w:lang w:val="en-GB"/>
          <w:rPrChange w:id="0" w:author="Anna Gårdmark" w:date="2025-12-08T15:09:00Z" w16du:dateUtc="2025-12-08T14:09:00Z">
            <w:rPr/>
          </w:rPrChange>
        </w:rPr>
        <w:instrText>HYPERLINK "https://besjournals.onlinelibrary.wiley.com/hub/journal/25758314/author_guidelines"</w:instrText>
      </w:r>
      <w:r w:rsidR="00F50962">
        <w:fldChar w:fldCharType="separate"/>
      </w:r>
      <w:r w:rsidR="00F50962" w:rsidRPr="00DA2F21">
        <w:rPr>
          <w:rStyle w:val="Hyperlink"/>
          <w:rFonts w:ascii="Times New Roman" w:hAnsi="Times New Roman" w:cs="Times New Roman"/>
          <w:lang w:val="en-GB"/>
        </w:rPr>
        <w:t>https://besjournals.onlinelibrary.wiley.com/hub/journal/25758314/author_guidelines</w:t>
      </w:r>
      <w:r w:rsidR="00F50962">
        <w:fldChar w:fldCharType="end"/>
      </w:r>
      <w:r w:rsidR="00F50962" w:rsidRPr="00DA2F21">
        <w:rPr>
          <w:rFonts w:ascii="Times New Roman" w:hAnsi="Times New Roman" w:cs="Times New Roman"/>
          <w:lang w:val="en-GB"/>
        </w:rPr>
        <w:t>)</w:t>
      </w:r>
    </w:p>
    <w:p w14:paraId="670FF6F5" w14:textId="77777777" w:rsidR="00482E69" w:rsidRDefault="00482E69" w:rsidP="00DA2F21">
      <w:pPr>
        <w:spacing w:after="0" w:line="276" w:lineRule="auto"/>
        <w:rPr>
          <w:rFonts w:ascii="Times New Roman" w:hAnsi="Times New Roman" w:cs="Times New Roman"/>
          <w:b/>
          <w:bCs/>
          <w:lang w:val="en-GB"/>
        </w:rPr>
      </w:pPr>
    </w:p>
    <w:p w14:paraId="14A7876D" w14:textId="038D840F" w:rsidR="00F50962" w:rsidRPr="00DA2F21" w:rsidRDefault="00F50962" w:rsidP="00DA2F21">
      <w:pPr>
        <w:spacing w:after="0" w:line="276" w:lineRule="auto"/>
        <w:rPr>
          <w:rFonts w:ascii="Times New Roman" w:hAnsi="Times New Roman" w:cs="Times New Roman"/>
          <w:lang w:val="en-GB"/>
        </w:rPr>
      </w:pPr>
      <w:r w:rsidRPr="00DA2F21">
        <w:rPr>
          <w:rFonts w:ascii="Times New Roman" w:hAnsi="Times New Roman" w:cs="Times New Roman"/>
          <w:b/>
          <w:bCs/>
          <w:lang w:val="en-GB"/>
        </w:rPr>
        <w:t>Research Article</w:t>
      </w:r>
      <w:r w:rsidRPr="00DA2F21">
        <w:rPr>
          <w:rFonts w:ascii="Times New Roman" w:hAnsi="Times New Roman" w:cs="Times New Roman"/>
          <w:lang w:val="en-GB"/>
        </w:rPr>
        <w:t xml:space="preserve"> – empirical, conceptual and theoretical submissions are considered in this category. For empirical research qualitative, quantitative or mixed methodologies will be considered. Research articles should be no more than 7,000 words in length (not including the reference list); if a paper is longer than </w:t>
      </w:r>
      <w:r w:rsidRPr="00DA2F21">
        <w:rPr>
          <w:rFonts w:ascii="Times New Roman" w:hAnsi="Times New Roman" w:cs="Times New Roman"/>
          <w:u w:val="single"/>
          <w:lang w:val="en-GB"/>
        </w:rPr>
        <w:t>7,000 words</w:t>
      </w:r>
      <w:r w:rsidRPr="00DA2F21">
        <w:rPr>
          <w:rFonts w:ascii="Times New Roman" w:hAnsi="Times New Roman" w:cs="Times New Roman"/>
          <w:lang w:val="en-GB"/>
        </w:rPr>
        <w:t>, authors should explain the rationale for that length in the cover letter.</w:t>
      </w:r>
    </w:p>
    <w:p w14:paraId="71CBF597" w14:textId="16FAD96A" w:rsidR="00F50962" w:rsidRDefault="00482E69" w:rsidP="00DA2F21">
      <w:pPr>
        <w:spacing w:after="0" w:line="276" w:lineRule="auto"/>
        <w:rPr>
          <w:rFonts w:ascii="Times New Roman" w:hAnsi="Times New Roman" w:cs="Times New Roman"/>
          <w:lang w:val="en-GB"/>
        </w:rPr>
      </w:pPr>
      <w:r>
        <w:fldChar w:fldCharType="begin"/>
      </w:r>
      <w:r w:rsidRPr="001F13C0">
        <w:rPr>
          <w:lang w:val="en-GB"/>
          <w:rPrChange w:id="1" w:author="Anna Gårdmark" w:date="2025-12-08T15:09:00Z" w16du:dateUtc="2025-12-08T14:09:00Z">
            <w:rPr/>
          </w:rPrChange>
        </w:rPr>
        <w:instrText>HYPERLINK "https://besjournals.onlinelibrary.wiley.com/doi/10.1002/pan3.70143"</w:instrText>
      </w:r>
      <w:r>
        <w:fldChar w:fldCharType="separate"/>
      </w:r>
      <w:r w:rsidRPr="007475A7">
        <w:rPr>
          <w:rStyle w:val="Hyperlink"/>
          <w:rFonts w:ascii="Times New Roman" w:hAnsi="Times New Roman" w:cs="Times New Roman"/>
          <w:lang w:val="en-GB"/>
        </w:rPr>
        <w:t>https://besjournals.onlinelibrary.wiley.com/doi/10.1002/pan3.70143</w:t>
      </w:r>
      <w:r>
        <w:fldChar w:fldCharType="end"/>
      </w:r>
    </w:p>
    <w:p w14:paraId="197D5A8F" w14:textId="77777777" w:rsidR="00482E69" w:rsidRDefault="00482E69" w:rsidP="00DA2F21">
      <w:pPr>
        <w:spacing w:after="0" w:line="276" w:lineRule="auto"/>
        <w:rPr>
          <w:rFonts w:ascii="Times New Roman" w:hAnsi="Times New Roman" w:cs="Times New Roman"/>
          <w:lang w:val="en-GB"/>
        </w:rPr>
      </w:pPr>
    </w:p>
    <w:p w14:paraId="26FCDFC6" w14:textId="77777777" w:rsidR="00A03A9C" w:rsidRDefault="00482E69" w:rsidP="00DA2F21">
      <w:pPr>
        <w:spacing w:after="0" w:line="276" w:lineRule="auto"/>
        <w:rPr>
          <w:rFonts w:ascii="Times New Roman" w:hAnsi="Times New Roman" w:cs="Times New Roman"/>
          <w:lang w:val="en-GB"/>
        </w:rPr>
      </w:pPr>
      <w:r w:rsidRPr="00F626C4">
        <w:rPr>
          <w:rFonts w:ascii="Times New Roman" w:hAnsi="Times New Roman" w:cs="Times New Roman"/>
          <w:b/>
          <w:bCs/>
          <w:lang w:val="en-GB"/>
        </w:rPr>
        <w:t>Title</w:t>
      </w:r>
      <w:r>
        <w:rPr>
          <w:rFonts w:ascii="Times New Roman" w:hAnsi="Times New Roman" w:cs="Times New Roman"/>
          <w:lang w:val="en-GB"/>
        </w:rPr>
        <w:t>:</w:t>
      </w:r>
      <w:r w:rsidR="005B1431">
        <w:rPr>
          <w:rFonts w:ascii="Times New Roman" w:hAnsi="Times New Roman" w:cs="Times New Roman"/>
          <w:lang w:val="en-GB"/>
        </w:rPr>
        <w:t xml:space="preserve"> </w:t>
      </w:r>
      <w:r w:rsidR="005B1431" w:rsidRPr="00A03A9C">
        <w:rPr>
          <w:rFonts w:ascii="Times New Roman" w:hAnsi="Times New Roman" w:cs="Times New Roman"/>
          <w:strike/>
          <w:lang w:val="en-GB"/>
        </w:rPr>
        <w:t xml:space="preserve">Causal pathways of risk: how extreme weather impacts the </w:t>
      </w:r>
      <w:commentRangeStart w:id="2"/>
      <w:commentRangeStart w:id="3"/>
      <w:r w:rsidR="00D31D51" w:rsidRPr="00A03A9C">
        <w:rPr>
          <w:rFonts w:ascii="Times New Roman" w:hAnsi="Times New Roman" w:cs="Times New Roman"/>
          <w:strike/>
          <w:lang w:val="en-GB"/>
        </w:rPr>
        <w:t>social-</w:t>
      </w:r>
      <w:commentRangeEnd w:id="2"/>
      <w:r w:rsidR="00D31D51" w:rsidRPr="00A03A9C">
        <w:rPr>
          <w:rStyle w:val="CommentReference"/>
          <w:strike/>
        </w:rPr>
        <w:commentReference w:id="2"/>
      </w:r>
      <w:commentRangeEnd w:id="3"/>
      <w:r w:rsidR="00D31D51" w:rsidRPr="00A03A9C">
        <w:rPr>
          <w:rStyle w:val="CommentReference"/>
          <w:strike/>
        </w:rPr>
        <w:commentReference w:id="3"/>
      </w:r>
      <w:commentRangeStart w:id="4"/>
      <w:commentRangeStart w:id="5"/>
      <w:r w:rsidR="005B1431" w:rsidRPr="00A03A9C">
        <w:rPr>
          <w:rFonts w:ascii="Times New Roman" w:hAnsi="Times New Roman" w:cs="Times New Roman"/>
          <w:strike/>
          <w:lang w:val="en-GB"/>
        </w:rPr>
        <w:t xml:space="preserve">ecological performance </w:t>
      </w:r>
      <w:commentRangeEnd w:id="4"/>
      <w:r w:rsidR="007B35BE" w:rsidRPr="00A03A9C">
        <w:rPr>
          <w:rStyle w:val="CommentReference"/>
          <w:strike/>
        </w:rPr>
        <w:commentReference w:id="4"/>
      </w:r>
      <w:commentRangeEnd w:id="5"/>
      <w:r w:rsidR="00D31D51" w:rsidRPr="00A03A9C">
        <w:rPr>
          <w:rStyle w:val="CommentReference"/>
          <w:strike/>
        </w:rPr>
        <w:commentReference w:id="5"/>
      </w:r>
      <w:r w:rsidR="005B1431" w:rsidRPr="00A03A9C">
        <w:rPr>
          <w:rFonts w:ascii="Times New Roman" w:hAnsi="Times New Roman" w:cs="Times New Roman"/>
          <w:strike/>
          <w:lang w:val="en-GB"/>
        </w:rPr>
        <w:t>of Swedish fisheries</w:t>
      </w:r>
      <w:r w:rsidR="00D31D51" w:rsidRPr="00D31D51">
        <w:rPr>
          <w:rFonts w:ascii="Times New Roman" w:hAnsi="Times New Roman" w:cs="Times New Roman"/>
          <w:lang w:val="en-GB"/>
        </w:rPr>
        <w:t xml:space="preserve"> </w:t>
      </w:r>
    </w:p>
    <w:p w14:paraId="73F0E89F" w14:textId="77777777" w:rsidR="00A03A9C" w:rsidRDefault="00A03A9C" w:rsidP="00DA2F21">
      <w:pPr>
        <w:spacing w:after="0" w:line="276" w:lineRule="auto"/>
        <w:rPr>
          <w:rFonts w:ascii="Times New Roman" w:hAnsi="Times New Roman" w:cs="Times New Roman"/>
          <w:lang w:val="en-GB"/>
        </w:rPr>
      </w:pPr>
    </w:p>
    <w:p w14:paraId="2A4F79D4" w14:textId="5E880E1A" w:rsidR="009678EF" w:rsidRDefault="00A03A9C" w:rsidP="00DA2F21">
      <w:pPr>
        <w:spacing w:after="0" w:line="276" w:lineRule="auto"/>
        <w:rPr>
          <w:rFonts w:ascii="Times New Roman" w:hAnsi="Times New Roman" w:cs="Times New Roman"/>
          <w:lang w:val="en-GB"/>
        </w:rPr>
      </w:pPr>
      <w:commentRangeStart w:id="6"/>
      <w:r w:rsidRPr="00A03A9C">
        <w:rPr>
          <w:rFonts w:ascii="Times New Roman" w:hAnsi="Times New Roman" w:cs="Times New Roman"/>
          <w:b/>
          <w:bCs/>
          <w:lang w:val="en-GB"/>
        </w:rPr>
        <w:t>New title proposal</w:t>
      </w:r>
      <w:r>
        <w:rPr>
          <w:rFonts w:ascii="Times New Roman" w:hAnsi="Times New Roman" w:cs="Times New Roman"/>
          <w:lang w:val="en-GB"/>
        </w:rPr>
        <w:t xml:space="preserve">: </w:t>
      </w:r>
      <w:r w:rsidR="009678EF" w:rsidRPr="00664AAB">
        <w:rPr>
          <w:rFonts w:ascii="Times New Roman" w:hAnsi="Times New Roman" w:cs="Times New Roman"/>
          <w:lang w:val="en-GB"/>
        </w:rPr>
        <w:t>How do extreme weather events affect fisheries? Exploring causal pathways of risk in Swedish fish</w:t>
      </w:r>
      <w:r w:rsidR="004B49F7">
        <w:rPr>
          <w:rFonts w:ascii="Times New Roman" w:hAnsi="Times New Roman" w:cs="Times New Roman"/>
          <w:lang w:val="en-GB"/>
        </w:rPr>
        <w:t>eries operations</w:t>
      </w:r>
      <w:r w:rsidR="009678EF" w:rsidRPr="00664AAB">
        <w:rPr>
          <w:rFonts w:ascii="Times New Roman" w:hAnsi="Times New Roman" w:cs="Times New Roman"/>
          <w:lang w:val="en-GB"/>
        </w:rPr>
        <w:t>.</w:t>
      </w:r>
      <w:commentRangeEnd w:id="6"/>
      <w:r w:rsidR="0081224E">
        <w:rPr>
          <w:rStyle w:val="CommentReference"/>
        </w:rPr>
        <w:commentReference w:id="6"/>
      </w:r>
    </w:p>
    <w:p w14:paraId="045BEC46" w14:textId="57462700" w:rsidR="00482E69" w:rsidRDefault="00482E69" w:rsidP="00DA2F21">
      <w:pPr>
        <w:spacing w:after="0" w:line="276" w:lineRule="auto"/>
        <w:rPr>
          <w:rFonts w:ascii="Times New Roman" w:hAnsi="Times New Roman" w:cs="Times New Roman"/>
          <w:lang w:val="en-GB"/>
        </w:rPr>
      </w:pPr>
    </w:p>
    <w:p w14:paraId="449C535C" w14:textId="1853AEF0" w:rsidR="00482E69" w:rsidRPr="002263F7" w:rsidRDefault="00F626C4" w:rsidP="00DA2F21">
      <w:pPr>
        <w:spacing w:after="0" w:line="276" w:lineRule="auto"/>
        <w:rPr>
          <w:rFonts w:ascii="Times New Roman" w:hAnsi="Times New Roman" w:cs="Times New Roman"/>
          <w:lang w:val="en-GB"/>
        </w:rPr>
      </w:pPr>
      <w:r w:rsidRPr="002263F7">
        <w:rPr>
          <w:rFonts w:ascii="Times New Roman" w:hAnsi="Times New Roman" w:cs="Times New Roman"/>
          <w:b/>
          <w:bCs/>
          <w:lang w:val="en-GB"/>
        </w:rPr>
        <w:t>Authors</w:t>
      </w:r>
      <w:r w:rsidRPr="002263F7">
        <w:rPr>
          <w:rFonts w:ascii="Times New Roman" w:hAnsi="Times New Roman" w:cs="Times New Roman"/>
          <w:lang w:val="en-GB"/>
        </w:rPr>
        <w:t xml:space="preserve">: </w:t>
      </w:r>
      <w:r w:rsidR="004F7608" w:rsidRPr="002263F7">
        <w:rPr>
          <w:rFonts w:ascii="Times New Roman" w:hAnsi="Times New Roman" w:cs="Times New Roman"/>
          <w:lang w:val="en-GB"/>
        </w:rPr>
        <w:t>Enrico Nicola Armelloni</w:t>
      </w:r>
      <w:r w:rsidR="003275B0" w:rsidRPr="002263F7">
        <w:rPr>
          <w:rFonts w:ascii="Times New Roman" w:hAnsi="Times New Roman" w:cs="Times New Roman"/>
          <w:vertAlign w:val="superscript"/>
          <w:lang w:val="en-GB"/>
        </w:rPr>
        <w:t>1, *</w:t>
      </w:r>
      <w:r w:rsidR="004F7608" w:rsidRPr="002263F7">
        <w:rPr>
          <w:rFonts w:ascii="Times New Roman" w:hAnsi="Times New Roman" w:cs="Times New Roman"/>
          <w:lang w:val="en-GB"/>
        </w:rPr>
        <w:t xml:space="preserve">, </w:t>
      </w:r>
      <w:r w:rsidR="004F7608" w:rsidRPr="002263F7">
        <w:rPr>
          <w:lang w:val="en-GB"/>
        </w:rPr>
        <w:t>J</w:t>
      </w:r>
      <w:r w:rsidR="004F7608" w:rsidRPr="002263F7">
        <w:rPr>
          <w:rFonts w:ascii="Times New Roman" w:hAnsi="Times New Roman" w:cs="Times New Roman"/>
          <w:lang w:val="en-GB"/>
        </w:rPr>
        <w:t>ens Olsson</w:t>
      </w:r>
      <w:r w:rsidR="00F215F7" w:rsidRPr="002263F7">
        <w:rPr>
          <w:rFonts w:ascii="Times New Roman" w:hAnsi="Times New Roman" w:cs="Times New Roman"/>
          <w:vertAlign w:val="superscript"/>
          <w:lang w:val="en-GB"/>
        </w:rPr>
        <w:t>1</w:t>
      </w:r>
      <w:r w:rsidR="004F7608" w:rsidRPr="002263F7">
        <w:rPr>
          <w:rFonts w:ascii="Times New Roman" w:hAnsi="Times New Roman" w:cs="Times New Roman"/>
          <w:lang w:val="en-GB"/>
        </w:rPr>
        <w:t>, Laura Uusitalo</w:t>
      </w:r>
      <w:r w:rsidR="00F215F7" w:rsidRPr="002263F7">
        <w:rPr>
          <w:rFonts w:ascii="Times New Roman" w:hAnsi="Times New Roman" w:cs="Times New Roman"/>
          <w:vertAlign w:val="superscript"/>
          <w:lang w:val="en-GB"/>
        </w:rPr>
        <w:t>2</w:t>
      </w:r>
      <w:r w:rsidR="00FE4F1E">
        <w:rPr>
          <w:rFonts w:ascii="Times New Roman" w:hAnsi="Times New Roman" w:cs="Times New Roman"/>
          <w:lang w:val="en-GB"/>
        </w:rPr>
        <w:t>,</w:t>
      </w:r>
      <w:r w:rsidR="004F7608" w:rsidRPr="002263F7">
        <w:rPr>
          <w:rFonts w:ascii="Times New Roman" w:hAnsi="Times New Roman" w:cs="Times New Roman"/>
          <w:lang w:val="en-GB"/>
        </w:rPr>
        <w:t xml:space="preserve"> Anna Gårdmark</w:t>
      </w:r>
      <w:r w:rsidR="00F215F7" w:rsidRPr="002263F7">
        <w:rPr>
          <w:rFonts w:ascii="Times New Roman" w:hAnsi="Times New Roman" w:cs="Times New Roman"/>
          <w:vertAlign w:val="superscript"/>
          <w:lang w:val="en-GB"/>
        </w:rPr>
        <w:t>1</w:t>
      </w:r>
    </w:p>
    <w:p w14:paraId="11FAC093" w14:textId="77777777" w:rsidR="00FE4F1E" w:rsidRDefault="00FE4F1E" w:rsidP="00DA2F21">
      <w:pPr>
        <w:spacing w:after="0" w:line="276" w:lineRule="auto"/>
        <w:rPr>
          <w:rFonts w:ascii="Times New Roman" w:hAnsi="Times New Roman" w:cs="Times New Roman"/>
          <w:vertAlign w:val="superscript"/>
          <w:lang w:val="en-GB"/>
        </w:rPr>
      </w:pPr>
    </w:p>
    <w:p w14:paraId="2357B898" w14:textId="486CD380" w:rsidR="00482E69" w:rsidRDefault="000013E3" w:rsidP="00DA2F21">
      <w:pPr>
        <w:spacing w:after="0" w:line="276" w:lineRule="auto"/>
        <w:rPr>
          <w:rFonts w:ascii="Times New Roman" w:hAnsi="Times New Roman" w:cs="Times New Roman"/>
          <w:lang w:val="en-GB"/>
        </w:rPr>
      </w:pPr>
      <w:r w:rsidRPr="000013E3">
        <w:rPr>
          <w:rFonts w:ascii="Times New Roman" w:hAnsi="Times New Roman" w:cs="Times New Roman"/>
          <w:vertAlign w:val="superscript"/>
          <w:lang w:val="en-GB"/>
        </w:rPr>
        <w:t>1</w:t>
      </w:r>
      <w:r>
        <w:rPr>
          <w:rFonts w:ascii="Times New Roman" w:hAnsi="Times New Roman" w:cs="Times New Roman"/>
          <w:lang w:val="en-GB"/>
        </w:rPr>
        <w:t xml:space="preserve"> </w:t>
      </w:r>
      <w:r w:rsidRPr="000013E3">
        <w:rPr>
          <w:rFonts w:ascii="Times New Roman" w:hAnsi="Times New Roman" w:cs="Times New Roman"/>
          <w:lang w:val="en-GB"/>
        </w:rPr>
        <w:t>Department of Aquatic Resources, Swedish University of Agricultural Sciences, Uppsala, Sweden</w:t>
      </w:r>
    </w:p>
    <w:p w14:paraId="1F9B71CA" w14:textId="33FC41C8" w:rsidR="00611B31" w:rsidRDefault="00045DA5" w:rsidP="00DA2F21">
      <w:pPr>
        <w:spacing w:after="0" w:line="276" w:lineRule="auto"/>
        <w:rPr>
          <w:rFonts w:ascii="Times New Roman" w:hAnsi="Times New Roman" w:cs="Times New Roman"/>
          <w:lang w:val="en-GB"/>
        </w:rPr>
      </w:pPr>
      <w:r w:rsidRPr="00045DA5">
        <w:rPr>
          <w:rFonts w:ascii="Times New Roman" w:hAnsi="Times New Roman" w:cs="Times New Roman"/>
          <w:vertAlign w:val="superscript"/>
          <w:lang w:val="en-GB"/>
        </w:rPr>
        <w:t>2</w:t>
      </w:r>
      <w:r>
        <w:rPr>
          <w:rFonts w:ascii="Times New Roman" w:hAnsi="Times New Roman" w:cs="Times New Roman"/>
          <w:lang w:val="en-GB"/>
        </w:rPr>
        <w:t xml:space="preserve"> </w:t>
      </w:r>
      <w:r w:rsidRPr="00045DA5">
        <w:rPr>
          <w:rFonts w:ascii="Times New Roman" w:hAnsi="Times New Roman" w:cs="Times New Roman"/>
          <w:lang w:val="en-GB"/>
        </w:rPr>
        <w:t>Fisheries and Fish Resources, Natural Resources Institute Finland (Luke), Helsinki, Finland</w:t>
      </w:r>
    </w:p>
    <w:p w14:paraId="42C86C95" w14:textId="1FF05DB8" w:rsidR="00FE4F1E" w:rsidRPr="00FE4F1E" w:rsidRDefault="00FE4F1E" w:rsidP="00FE4F1E">
      <w:pPr>
        <w:spacing w:after="0" w:line="276" w:lineRule="auto"/>
        <w:rPr>
          <w:rFonts w:ascii="Times New Roman" w:hAnsi="Times New Roman" w:cs="Times New Roman"/>
          <w:lang w:val="en-GB"/>
        </w:rPr>
      </w:pPr>
      <w:r w:rsidRPr="00FE4F1E">
        <w:rPr>
          <w:rFonts w:ascii="Times New Roman" w:hAnsi="Times New Roman" w:cs="Times New Roman"/>
          <w:vertAlign w:val="superscript"/>
          <w:lang w:val="en-GB"/>
        </w:rPr>
        <w:t xml:space="preserve">* </w:t>
      </w:r>
      <w:r w:rsidRPr="00FE4F1E">
        <w:rPr>
          <w:rFonts w:ascii="Times New Roman" w:hAnsi="Times New Roman" w:cs="Times New Roman"/>
          <w:lang w:val="en-GB"/>
        </w:rPr>
        <w:t>Corresponding author</w:t>
      </w:r>
    </w:p>
    <w:p w14:paraId="2D1D8BBB" w14:textId="77777777" w:rsidR="000013E3" w:rsidRDefault="000013E3" w:rsidP="00DA2F21">
      <w:pPr>
        <w:spacing w:after="0" w:line="276" w:lineRule="auto"/>
        <w:rPr>
          <w:rFonts w:ascii="Times New Roman" w:hAnsi="Times New Roman" w:cs="Times New Roman"/>
          <w:lang w:val="en-GB"/>
        </w:rPr>
      </w:pPr>
    </w:p>
    <w:p w14:paraId="5F248530" w14:textId="597127F1" w:rsidR="00D45580" w:rsidRPr="00616155" w:rsidRDefault="00D45580" w:rsidP="00DA2F21">
      <w:pPr>
        <w:spacing w:after="0" w:line="276" w:lineRule="auto"/>
        <w:rPr>
          <w:rFonts w:ascii="Times New Roman" w:hAnsi="Times New Roman" w:cs="Times New Roman"/>
          <w:b/>
          <w:bCs/>
          <w:lang w:val="en-GB"/>
        </w:rPr>
      </w:pPr>
      <w:r w:rsidRPr="00616155">
        <w:rPr>
          <w:rFonts w:ascii="Times New Roman" w:hAnsi="Times New Roman" w:cs="Times New Roman"/>
          <w:b/>
          <w:bCs/>
          <w:lang w:val="en-GB"/>
        </w:rPr>
        <w:t>Supplementary Materials</w:t>
      </w:r>
      <w:r w:rsidR="00616155">
        <w:rPr>
          <w:rFonts w:ascii="Times New Roman" w:hAnsi="Times New Roman" w:cs="Times New Roman"/>
          <w:b/>
          <w:bCs/>
          <w:lang w:val="en-GB"/>
        </w:rPr>
        <w:t>:</w:t>
      </w:r>
    </w:p>
    <w:p w14:paraId="0A522A1C" w14:textId="77777777" w:rsidR="00D45580" w:rsidRDefault="00D45580" w:rsidP="00DA2F21">
      <w:pPr>
        <w:spacing w:after="0" w:line="276" w:lineRule="auto"/>
        <w:rPr>
          <w:rFonts w:ascii="Times New Roman" w:hAnsi="Times New Roman" w:cs="Times New Roman"/>
          <w:lang w:val="en-GB"/>
        </w:rPr>
      </w:pPr>
    </w:p>
    <w:p w14:paraId="0EF67883" w14:textId="0736C908" w:rsidR="00D45580" w:rsidRPr="00616155" w:rsidRDefault="00D45580" w:rsidP="00DA2F21">
      <w:pPr>
        <w:spacing w:after="0" w:line="276" w:lineRule="auto"/>
        <w:rPr>
          <w:rFonts w:ascii="Times New Roman" w:hAnsi="Times New Roman" w:cs="Times New Roman"/>
          <w:highlight w:val="yellow"/>
          <w:lang w:val="en-GB"/>
        </w:rPr>
      </w:pPr>
      <w:r w:rsidRPr="00616155">
        <w:rPr>
          <w:rFonts w:ascii="Times New Roman" w:hAnsi="Times New Roman" w:cs="Times New Roman"/>
          <w:highlight w:val="yellow"/>
          <w:lang w:val="en-GB"/>
        </w:rPr>
        <w:t>Appendix A</w:t>
      </w:r>
      <w:r w:rsidR="00EA3402" w:rsidRPr="00616155">
        <w:rPr>
          <w:rFonts w:ascii="Times New Roman" w:hAnsi="Times New Roman" w:cs="Times New Roman"/>
          <w:highlight w:val="yellow"/>
          <w:lang w:val="en-GB"/>
        </w:rPr>
        <w:t>: interviews</w:t>
      </w:r>
    </w:p>
    <w:p w14:paraId="0471E506" w14:textId="77777777" w:rsidR="00D45580" w:rsidRPr="00616155" w:rsidRDefault="00D45580" w:rsidP="00DA2F21">
      <w:pPr>
        <w:spacing w:after="0" w:line="276" w:lineRule="auto"/>
        <w:rPr>
          <w:rFonts w:ascii="Times New Roman" w:hAnsi="Times New Roman" w:cs="Times New Roman"/>
          <w:highlight w:val="yellow"/>
          <w:lang w:val="en-GB"/>
        </w:rPr>
      </w:pPr>
    </w:p>
    <w:p w14:paraId="6033B8C2" w14:textId="301FE76D" w:rsidR="00D45580" w:rsidRPr="00616155" w:rsidRDefault="00D45580" w:rsidP="00DA2F21">
      <w:pPr>
        <w:spacing w:after="0" w:line="276" w:lineRule="auto"/>
        <w:rPr>
          <w:rFonts w:ascii="Times New Roman" w:hAnsi="Times New Roman" w:cs="Times New Roman"/>
          <w:highlight w:val="yellow"/>
          <w:lang w:val="en-GB"/>
        </w:rPr>
      </w:pPr>
      <w:r w:rsidRPr="00616155">
        <w:rPr>
          <w:rFonts w:ascii="Times New Roman" w:hAnsi="Times New Roman" w:cs="Times New Roman"/>
          <w:highlight w:val="yellow"/>
          <w:lang w:val="en-GB"/>
        </w:rPr>
        <w:t>Appendix B</w:t>
      </w:r>
      <w:r w:rsidR="00EA3402" w:rsidRPr="00616155">
        <w:rPr>
          <w:rFonts w:ascii="Times New Roman" w:hAnsi="Times New Roman" w:cs="Times New Roman"/>
          <w:highlight w:val="yellow"/>
          <w:lang w:val="en-GB"/>
        </w:rPr>
        <w:t>: conditional probability tables</w:t>
      </w:r>
    </w:p>
    <w:p w14:paraId="5AACE859" w14:textId="7826B96B" w:rsidR="00D45580" w:rsidRPr="00616155" w:rsidRDefault="00D45580" w:rsidP="00DA2F21">
      <w:pPr>
        <w:spacing w:after="0" w:line="276" w:lineRule="auto"/>
        <w:rPr>
          <w:rFonts w:ascii="Times New Roman" w:hAnsi="Times New Roman" w:cs="Times New Roman"/>
          <w:highlight w:val="yellow"/>
          <w:lang w:val="en-GB"/>
        </w:rPr>
      </w:pPr>
    </w:p>
    <w:p w14:paraId="4BCEB2F8" w14:textId="3DD4D570" w:rsidR="00D45580" w:rsidRDefault="00D45580" w:rsidP="00DA2F21">
      <w:pPr>
        <w:spacing w:after="0" w:line="276" w:lineRule="auto"/>
        <w:rPr>
          <w:rFonts w:ascii="Times New Roman" w:hAnsi="Times New Roman" w:cs="Times New Roman"/>
          <w:lang w:val="en-GB"/>
        </w:rPr>
      </w:pPr>
      <w:r w:rsidRPr="00616155">
        <w:rPr>
          <w:rFonts w:ascii="Times New Roman" w:hAnsi="Times New Roman" w:cs="Times New Roman"/>
          <w:highlight w:val="yellow"/>
          <w:lang w:val="en-GB"/>
        </w:rPr>
        <w:t>Appendix C</w:t>
      </w:r>
      <w:r w:rsidR="00EA3402" w:rsidRPr="00616155">
        <w:rPr>
          <w:rFonts w:ascii="Times New Roman" w:hAnsi="Times New Roman" w:cs="Times New Roman"/>
          <w:highlight w:val="yellow"/>
          <w:lang w:val="en-GB"/>
        </w:rPr>
        <w:t>: treatment of economic data</w:t>
      </w:r>
    </w:p>
    <w:p w14:paraId="1F81B3E3" w14:textId="77777777" w:rsidR="00D45580" w:rsidRDefault="00D45580" w:rsidP="00DA2F21">
      <w:pPr>
        <w:spacing w:after="0" w:line="276" w:lineRule="auto"/>
        <w:rPr>
          <w:rFonts w:ascii="Times New Roman" w:hAnsi="Times New Roman" w:cs="Times New Roman"/>
          <w:lang w:val="en-GB"/>
        </w:rPr>
      </w:pPr>
    </w:p>
    <w:p w14:paraId="3FA09BA6" w14:textId="77777777" w:rsidR="00D45580" w:rsidRDefault="00D45580" w:rsidP="00DA2F21">
      <w:pPr>
        <w:spacing w:after="0" w:line="276" w:lineRule="auto"/>
        <w:rPr>
          <w:rFonts w:ascii="Times New Roman" w:hAnsi="Times New Roman" w:cs="Times New Roman"/>
          <w:lang w:val="en-GB"/>
        </w:rPr>
      </w:pPr>
    </w:p>
    <w:p w14:paraId="54A09F2F" w14:textId="77777777" w:rsidR="00616155" w:rsidRDefault="00616155" w:rsidP="00DA2F21">
      <w:pPr>
        <w:spacing w:after="0" w:line="276" w:lineRule="auto"/>
        <w:rPr>
          <w:rFonts w:ascii="Times New Roman" w:hAnsi="Times New Roman" w:cs="Times New Roman"/>
          <w:lang w:val="en-GB"/>
        </w:rPr>
      </w:pPr>
    </w:p>
    <w:p w14:paraId="0D1AD52F" w14:textId="77777777" w:rsidR="00616155" w:rsidRDefault="00616155" w:rsidP="00DA2F21">
      <w:pPr>
        <w:spacing w:after="0" w:line="276" w:lineRule="auto"/>
        <w:rPr>
          <w:rFonts w:ascii="Times New Roman" w:hAnsi="Times New Roman" w:cs="Times New Roman"/>
          <w:lang w:val="en-GB"/>
        </w:rPr>
      </w:pPr>
    </w:p>
    <w:p w14:paraId="3DA3C559" w14:textId="77777777" w:rsidR="00D45580" w:rsidRDefault="00D45580" w:rsidP="00DA2F21">
      <w:pPr>
        <w:spacing w:after="0" w:line="276" w:lineRule="auto"/>
        <w:rPr>
          <w:rFonts w:ascii="Times New Roman" w:hAnsi="Times New Roman" w:cs="Times New Roman"/>
          <w:lang w:val="en-GB"/>
        </w:rPr>
      </w:pPr>
    </w:p>
    <w:p w14:paraId="1DDD7C42" w14:textId="77777777" w:rsidR="00D45580" w:rsidRDefault="00D45580" w:rsidP="00DA2F21">
      <w:pPr>
        <w:spacing w:after="0" w:line="276" w:lineRule="auto"/>
        <w:rPr>
          <w:rFonts w:ascii="Times New Roman" w:hAnsi="Times New Roman" w:cs="Times New Roman"/>
          <w:lang w:val="en-GB"/>
        </w:rPr>
      </w:pPr>
    </w:p>
    <w:p w14:paraId="47C50F99" w14:textId="77777777" w:rsidR="00D45580" w:rsidRDefault="00D45580" w:rsidP="00DA2F21">
      <w:pPr>
        <w:spacing w:after="0" w:line="276" w:lineRule="auto"/>
        <w:rPr>
          <w:rFonts w:ascii="Times New Roman" w:hAnsi="Times New Roman" w:cs="Times New Roman"/>
          <w:lang w:val="en-GB"/>
        </w:rPr>
      </w:pPr>
    </w:p>
    <w:p w14:paraId="4D3B755D" w14:textId="77777777" w:rsidR="00D45580" w:rsidRDefault="00D45580" w:rsidP="00DA2F21">
      <w:pPr>
        <w:spacing w:after="0" w:line="276" w:lineRule="auto"/>
        <w:rPr>
          <w:rFonts w:ascii="Times New Roman" w:hAnsi="Times New Roman" w:cs="Times New Roman"/>
          <w:lang w:val="en-GB"/>
        </w:rPr>
      </w:pPr>
    </w:p>
    <w:p w14:paraId="41F3ABBA" w14:textId="77777777" w:rsidR="00D45580" w:rsidRDefault="00D45580" w:rsidP="00DA2F21">
      <w:pPr>
        <w:spacing w:after="0" w:line="276" w:lineRule="auto"/>
        <w:rPr>
          <w:rFonts w:ascii="Times New Roman" w:hAnsi="Times New Roman" w:cs="Times New Roman"/>
          <w:lang w:val="en-GB"/>
        </w:rPr>
      </w:pPr>
    </w:p>
    <w:p w14:paraId="488073B6" w14:textId="77777777" w:rsidR="00D45580" w:rsidRDefault="00D45580" w:rsidP="00DA2F21">
      <w:pPr>
        <w:spacing w:after="0" w:line="276" w:lineRule="auto"/>
        <w:rPr>
          <w:rFonts w:ascii="Times New Roman" w:hAnsi="Times New Roman" w:cs="Times New Roman"/>
          <w:lang w:val="en-GB"/>
        </w:rPr>
      </w:pPr>
    </w:p>
    <w:p w14:paraId="261F20F5" w14:textId="77777777" w:rsidR="00D45580" w:rsidRDefault="00D45580" w:rsidP="00DA2F21">
      <w:pPr>
        <w:spacing w:after="0" w:line="276" w:lineRule="auto"/>
        <w:rPr>
          <w:ins w:id="7" w:author="Enrico Nicola Armelloni" w:date="2025-12-09T09:34:00Z" w16du:dateUtc="2025-12-09T08:34:00Z"/>
          <w:rFonts w:ascii="Times New Roman" w:hAnsi="Times New Roman" w:cs="Times New Roman"/>
          <w:lang w:val="en-GB"/>
        </w:rPr>
      </w:pPr>
    </w:p>
    <w:p w14:paraId="7BA95BAE" w14:textId="77777777" w:rsidR="00A42771" w:rsidRDefault="00A42771" w:rsidP="00DA2F21">
      <w:pPr>
        <w:spacing w:after="0" w:line="276" w:lineRule="auto"/>
        <w:rPr>
          <w:ins w:id="8" w:author="Enrico Nicola Armelloni" w:date="2025-12-09T09:34:00Z" w16du:dateUtc="2025-12-09T08:34:00Z"/>
          <w:rFonts w:ascii="Times New Roman" w:hAnsi="Times New Roman" w:cs="Times New Roman"/>
          <w:lang w:val="en-GB"/>
        </w:rPr>
      </w:pPr>
    </w:p>
    <w:p w14:paraId="1C3EA853" w14:textId="77777777" w:rsidR="00A42771" w:rsidRPr="000013E3" w:rsidRDefault="00A42771" w:rsidP="00DA2F21">
      <w:pPr>
        <w:spacing w:after="0" w:line="276" w:lineRule="auto"/>
        <w:rPr>
          <w:rFonts w:ascii="Times New Roman" w:hAnsi="Times New Roman" w:cs="Times New Roman"/>
          <w:lang w:val="en-GB"/>
        </w:rPr>
      </w:pPr>
    </w:p>
    <w:p w14:paraId="092E4230" w14:textId="77777777" w:rsidR="00482E69" w:rsidRPr="000013E3" w:rsidRDefault="00482E69" w:rsidP="00DA2F21">
      <w:pPr>
        <w:spacing w:after="0" w:line="276" w:lineRule="auto"/>
        <w:rPr>
          <w:rFonts w:ascii="Times New Roman" w:hAnsi="Times New Roman" w:cs="Times New Roman"/>
          <w:lang w:val="en-GB"/>
        </w:rPr>
      </w:pPr>
    </w:p>
    <w:p w14:paraId="11697391" w14:textId="3E25B496" w:rsidR="00616E0F" w:rsidRPr="00DA2F21" w:rsidRDefault="00616E0F" w:rsidP="00DA2F21">
      <w:pPr>
        <w:pStyle w:val="ListParagraph"/>
        <w:numPr>
          <w:ilvl w:val="0"/>
          <w:numId w:val="6"/>
        </w:numPr>
        <w:spacing w:after="0" w:line="276" w:lineRule="auto"/>
        <w:rPr>
          <w:rFonts w:ascii="Times New Roman" w:hAnsi="Times New Roman" w:cs="Times New Roman"/>
          <w:b/>
          <w:bCs/>
          <w:sz w:val="28"/>
          <w:szCs w:val="28"/>
          <w:lang w:val="en-GB"/>
        </w:rPr>
      </w:pPr>
      <w:r w:rsidRPr="00DA2F21">
        <w:rPr>
          <w:rFonts w:ascii="Times New Roman" w:hAnsi="Times New Roman" w:cs="Times New Roman"/>
          <w:b/>
          <w:bCs/>
          <w:sz w:val="28"/>
          <w:szCs w:val="28"/>
          <w:u w:val="single"/>
          <w:lang w:val="en-GB"/>
        </w:rPr>
        <w:lastRenderedPageBreak/>
        <w:t>Introduction</w:t>
      </w:r>
      <w:r w:rsidR="00F50962" w:rsidRPr="00DA2F21">
        <w:rPr>
          <w:rFonts w:ascii="Times New Roman" w:hAnsi="Times New Roman" w:cs="Times New Roman"/>
          <w:b/>
          <w:bCs/>
          <w:sz w:val="28"/>
          <w:szCs w:val="28"/>
          <w:lang w:val="en-GB"/>
        </w:rPr>
        <w:t xml:space="preserve"> – 700 </w:t>
      </w:r>
      <w:r w:rsidR="007F46A2">
        <w:rPr>
          <w:rFonts w:ascii="Times New Roman" w:hAnsi="Times New Roman" w:cs="Times New Roman"/>
          <w:b/>
          <w:bCs/>
          <w:sz w:val="28"/>
          <w:szCs w:val="28"/>
          <w:lang w:val="en-GB"/>
        </w:rPr>
        <w:t xml:space="preserve">words </w:t>
      </w:r>
      <w:r w:rsidR="00F50962" w:rsidRPr="00DA2F21">
        <w:rPr>
          <w:rFonts w:ascii="Times New Roman" w:hAnsi="Times New Roman" w:cs="Times New Roman"/>
          <w:b/>
          <w:bCs/>
          <w:sz w:val="28"/>
          <w:szCs w:val="28"/>
          <w:lang w:val="en-GB"/>
        </w:rPr>
        <w:t>max</w:t>
      </w:r>
    </w:p>
    <w:p w14:paraId="4D279FA2" w14:textId="77777777" w:rsidR="00E33197" w:rsidRDefault="00E33197" w:rsidP="00DA2F21">
      <w:pPr>
        <w:spacing w:after="0" w:line="276" w:lineRule="auto"/>
        <w:rPr>
          <w:rFonts w:ascii="Times New Roman" w:hAnsi="Times New Roman" w:cs="Times New Roman"/>
          <w:lang w:val="en-GB"/>
        </w:rPr>
      </w:pPr>
    </w:p>
    <w:p w14:paraId="30F0117C" w14:textId="77777777" w:rsidR="003651F6" w:rsidRPr="0057541B" w:rsidRDefault="003651F6" w:rsidP="003651F6">
      <w:pPr>
        <w:pStyle w:val="ListParagraph"/>
        <w:numPr>
          <w:ilvl w:val="0"/>
          <w:numId w:val="2"/>
        </w:numPr>
        <w:spacing w:after="0" w:line="276" w:lineRule="auto"/>
        <w:jc w:val="both"/>
        <w:rPr>
          <w:rFonts w:ascii="Times New Roman" w:hAnsi="Times New Roman" w:cs="Times New Roman"/>
          <w:u w:val="single"/>
          <w:lang w:val="en-US"/>
        </w:rPr>
      </w:pPr>
      <w:r>
        <w:rPr>
          <w:rFonts w:ascii="Times New Roman" w:hAnsi="Times New Roman" w:cs="Times New Roman"/>
          <w:u w:val="single"/>
          <w:lang w:val="en-US"/>
        </w:rPr>
        <w:t>The challenges</w:t>
      </w:r>
    </w:p>
    <w:p w14:paraId="04DB8796" w14:textId="77777777" w:rsidR="003651F6" w:rsidRPr="0068012C" w:rsidRDefault="003651F6" w:rsidP="003651F6">
      <w:pPr>
        <w:spacing w:after="0" w:line="276" w:lineRule="auto"/>
        <w:jc w:val="both"/>
        <w:rPr>
          <w:rFonts w:ascii="Times New Roman" w:hAnsi="Times New Roman" w:cs="Times New Roman"/>
          <w:lang w:val="en-US"/>
        </w:rPr>
      </w:pPr>
    </w:p>
    <w:p w14:paraId="4284170B" w14:textId="25D71958" w:rsidR="00B94ED2" w:rsidRDefault="003651F6" w:rsidP="0048546F">
      <w:pPr>
        <w:spacing w:after="0" w:line="276" w:lineRule="auto"/>
        <w:jc w:val="both"/>
        <w:rPr>
          <w:rFonts w:ascii="Times New Roman" w:hAnsi="Times New Roman" w:cs="Times New Roman"/>
          <w:lang w:val="en-GB"/>
        </w:rPr>
      </w:pPr>
      <w:commentRangeStart w:id="9"/>
      <w:commentRangeStart w:id="10"/>
      <w:r>
        <w:rPr>
          <w:rFonts w:ascii="Times New Roman" w:hAnsi="Times New Roman" w:cs="Times New Roman"/>
          <w:lang w:val="en-GB"/>
        </w:rPr>
        <w:t xml:space="preserve">An increasing number of studies suggest </w:t>
      </w:r>
      <w:r w:rsidR="00B94ED2">
        <w:rPr>
          <w:rFonts w:ascii="Times New Roman" w:hAnsi="Times New Roman" w:cs="Times New Roman"/>
          <w:lang w:val="en-GB"/>
        </w:rPr>
        <w:t xml:space="preserve">that </w:t>
      </w:r>
      <w:r>
        <w:rPr>
          <w:rFonts w:ascii="Times New Roman" w:hAnsi="Times New Roman" w:cs="Times New Roman"/>
          <w:lang w:val="en-GB"/>
        </w:rPr>
        <w:t xml:space="preserve">marine extreme weather events </w:t>
      </w:r>
      <w:r w:rsidR="0048546F">
        <w:rPr>
          <w:rFonts w:ascii="Times New Roman" w:hAnsi="Times New Roman" w:cs="Times New Roman"/>
          <w:lang w:val="en-GB"/>
        </w:rPr>
        <w:fldChar w:fldCharType="begin"/>
      </w:r>
      <w:r w:rsidR="0048546F">
        <w:rPr>
          <w:rFonts w:ascii="Times New Roman" w:hAnsi="Times New Roman" w:cs="Times New Roman"/>
          <w:lang w:val="en-GB"/>
        </w:rPr>
        <w:instrText xml:space="preserve"> ADDIN ZOTERO_ITEM CSL_CITATION {"citationID":"ozcGDhtc","properties":{"formattedCitation":"(IPCC, 2021)","plainCitation":"(IPCC, 2021)","noteIndex":0},"citationItems":[{"id":2751,"uris":["http://zotero.org/users/6838574/items/3WAYXSEW"],"itemData":{"id":2751,"type":"chapter","abstract":"The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Core.","container-title":"Climate Change 2021 – The Physical Science Basis: Working Group I Contribution to the Sixth Assessment Report of the Intergovernmental Panel on Climate Change","edition":"1","ISBN":"978-1-009-15789-6","language":"en","license":"https://www.cambridge.org/core/terms","note":"DOI: 10.1017/9781009157896","publisher":"Cambridge University Press","source":"10.1017/9781009157896.013","title":"Weather and Climate Extreme Events in a Changing Climate","URL":"https://www.cambridge.org/core/product/identifier/9781009157896/type/book","author":[{"literal":"IPCC"}],"accessed":{"date-parts":[["2025",12,1]]},"issued":{"date-parts":[["2021"]]}}}],"schema":"https://github.com/citation-style-language/schema/raw/master/csl-citation.json"} </w:instrText>
      </w:r>
      <w:r w:rsidR="0048546F">
        <w:rPr>
          <w:rFonts w:ascii="Times New Roman" w:hAnsi="Times New Roman" w:cs="Times New Roman"/>
          <w:lang w:val="en-GB"/>
        </w:rPr>
        <w:fldChar w:fldCharType="separate"/>
      </w:r>
      <w:r w:rsidR="0048546F" w:rsidRPr="003651F6">
        <w:rPr>
          <w:rFonts w:ascii="Times New Roman" w:hAnsi="Times New Roman" w:cs="Times New Roman"/>
          <w:lang w:val="en-GB"/>
        </w:rPr>
        <w:t>(IPCC, 2021)</w:t>
      </w:r>
      <w:r w:rsidR="0048546F">
        <w:rPr>
          <w:rFonts w:ascii="Times New Roman" w:hAnsi="Times New Roman" w:cs="Times New Roman"/>
          <w:lang w:val="en-GB"/>
        </w:rPr>
        <w:fldChar w:fldCharType="end"/>
      </w:r>
      <w:r>
        <w:rPr>
          <w:rFonts w:ascii="Times New Roman" w:hAnsi="Times New Roman" w:cs="Times New Roman"/>
          <w:lang w:val="en-GB"/>
        </w:rPr>
        <w:t xml:space="preserve"> can potentially alter marine </w:t>
      </w:r>
      <w:commentRangeEnd w:id="9"/>
      <w:r>
        <w:rPr>
          <w:rStyle w:val="CommentReference"/>
        </w:rPr>
        <w:commentReference w:id="9"/>
      </w:r>
      <w:commentRangeEnd w:id="10"/>
      <w:r w:rsidR="00A253E1">
        <w:rPr>
          <w:rStyle w:val="CommentReference"/>
        </w:rPr>
        <w:commentReference w:id="10"/>
      </w:r>
      <w:r>
        <w:rPr>
          <w:rFonts w:ascii="Times New Roman" w:hAnsi="Times New Roman" w:cs="Times New Roman"/>
          <w:lang w:val="en-GB"/>
        </w:rPr>
        <w:t xml:space="preserve">ecosystems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{"citationID":"cIXnPcXa","properties":{"formattedCitation":"(Gomes et al., 2024; Guibourd de Luzinais et al., 2024; Marshall et al., 2013)","plainCitation":"(Gomes et al., 2024; Guibourd de Luzinais et al., 2024; Marshall et al., 2013)","noteIndex":0},"citationItems":[{"id":2241,"uris":["http://zotero.org/users/6838574/items/IABGYB5S"],"itemData":{"id":2241,"type":"article-journal","abstract":"Abstract\n            The prevalence and intensity of marine heatwaves is increasing globally, disrupting local environmental conditions. The individual and population-level impacts of prolonged heatwaves on marine species have recently been demonstrated, yet whole-ecosystem consequences remain unexplored. We leveraged time series abundance data of 361 taxa, grouped into 86 functional groups, from six long-term surveys, diet information from a new diet database, and previous modeling efforts, to build two food web networks using an extension of the popular Ecopath ecosystem modeling framework, Ecotran. We compare ecosystem models parameterized before and after the onset of recent marine heatwaves to evaluate the cascading effects on ecosystem structure and function in the Northeast Pacific Ocean. While the ecosystem-level contribution (prey) and demand (predators) of most functional groups changed following the heatwaves, gelatinous taxa experienced the largest transformations, underscored by the arrival of northward-expanding pyrosomes. We show altered trophic relationships and energy flux have potentially profound consequences for ecosystem structure and function, and raise concerns for populations of threatened and harvested species.","container-title":"Nature Communications","DOI":"10.1038/s41467-024-46263-2","ISSN":"2041-1723","issue":"1","journalAbbreviation":"Nat Commun","language":"en","page":"1988","source":"DOI.org (Crossref)","title":"Marine heatwaves disrupt ecosystem structure and function via altered food webs and energy flux","volume":"15","author":[{"family":"Gomes","given":"Dylan G. E."},{"family":"Ruzicka","given":"James J."},{"family":"Crozier","given":"Lisa G."},{"family":"Huff","given":"David D."},{"family":"Brodeur","given":"Richard D."},{"family":"Stewart","given":"Joshua D."}],"issued":{"date-parts":[["2024",3,13]]}}},{"id":2245,"uris":["http://zotero.org/users/6838574/items/A226DI5F"],"itemData":{"id":2245,"type":"article-journal","abstract":"Ocean warming is driving significant changes in the structure and functioning of marine ecosystems, shifting species' biogeography and phenology, changing body size and biomass and altering the trophodynamics of the system. Particularly, extreme temperature events such as marine heatwaves (MHWs) have been increasing in intensity, duration and frequency. MHWs are causing large-scale impacts on marine ecosystems, such as coral bleaching, mass mortality of seagrass meadows and declines in fish stocks and other marine organisms in recent decades. In this study, we developed and applied a dynamic version of the EcoTroph trophodynamic modelling approach to study the cascading effects of individual MHW on marine ecosystem functioning. We simulated theoretical user-controlled ecosystems and explored the consequences of various assumptions of marine species mortality along the food web, associated with different MHW intensities. We show that an MHW can lead to a significant biomass reduction of all consumers, with the severity of the declines being dependent on species trophic levels (TLs) and biomes, in addition to the characteristics of MHWs. Biomass of higher TLs declines more than lower TLs under an MHW, leading to changes in ecosystem structure. While tropical ecosystems are projected to be sensitive to low-intensity MHWs, polar and temperate ecosystems are expected to be impacted by more intense MHWs. The estimated time to recover from MHW impacts is twice as long for polar ecosystems and one-third longer for temperate biomes compared with tropical biomes. This study highlights the importance of considering extreme weather events in assessing the effects of climate change on the structures and functions of marine ecosystems.","container-title":"Global Change Biology","DOI":"10.1111/gcb.17437","ISSN":"1365-2486","issue":"7","language":"en","license":"© 2024 The Author(s). Global Change Biology published by John Wiley &amp; Sons Ltd.","note":"_eprint: https://onlinelibrary.wiley.com/doi/pdf/10.1111/gcb.17437","page":"e17437","source":"Wiley Online Library","title":"Large potential impacts of marine heatwaves on ecosystem functioning","volume":"30","author":[{"family":"Guibourd de Luzinais","given":"Vianney"},{"family":"Gascuel","given":"Didier"},{"family":"Reygondeau","given":"Gabriel"},{"family":"Cheung","given":"William W. L."}],"issued":{"date-parts":[["2024"]]}}},{"id":1300,"uris":["http://zotero.org/users/6838574/items/X5PGBSRH"],"itemData":{"id":1300,"type":"article-journal","abstract":"Knowledge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sidRPr="00DA2F21">
        <w:rPr>
          <w:rFonts w:ascii="Times New Roman" w:hAnsi="Times New Roman" w:cs="Times New Roman"/>
          <w:lang w:val="en-GB"/>
        </w:rPr>
        <w:fldChar w:fldCharType="separate"/>
      </w:r>
      <w:r w:rsidRPr="002C018F">
        <w:rPr>
          <w:rFonts w:ascii="Times New Roman" w:hAnsi="Times New Roman" w:cs="Times New Roman"/>
          <w:lang w:val="en-GB"/>
        </w:rPr>
        <w:t>(Gomes et al., 2024; Guibourd de Luzinais et al., 2024; Marshall et al., 2013)</w:t>
      </w:r>
      <w:r w:rsidRPr="00DA2F21">
        <w:rPr>
          <w:rFonts w:ascii="Times New Roman" w:hAnsi="Times New Roman" w:cs="Times New Roman"/>
          <w:lang w:val="en-GB"/>
        </w:rPr>
        <w:fldChar w:fldCharType="end"/>
      </w:r>
      <w:r w:rsidR="00B1626E">
        <w:rPr>
          <w:rFonts w:ascii="Times New Roman" w:hAnsi="Times New Roman" w:cs="Times New Roman"/>
          <w:lang w:val="en-GB"/>
        </w:rPr>
        <w:t xml:space="preserve">. MEW can </w:t>
      </w:r>
      <w:r>
        <w:rPr>
          <w:rFonts w:ascii="Times New Roman" w:hAnsi="Times New Roman" w:cs="Times New Roman"/>
          <w:lang w:val="en-GB"/>
        </w:rPr>
        <w:t xml:space="preserve">in turn impact the human societies that depend on </w:t>
      </w:r>
      <w:r w:rsidR="00B1626E">
        <w:rPr>
          <w:rFonts w:ascii="Times New Roman" w:hAnsi="Times New Roman" w:cs="Times New Roman"/>
          <w:lang w:val="en-GB"/>
        </w:rPr>
        <w:t>Oceans</w:t>
      </w:r>
      <w:r>
        <w:rPr>
          <w:rFonts w:ascii="Times New Roman" w:hAnsi="Times New Roman" w:cs="Times New Roman"/>
          <w:lang w:val="en-GB"/>
        </w:rPr>
        <w:t xml:space="preserve"> </w:t>
      </w:r>
      <w:r>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{"citationID":"thepG8WG","properties":{"formattedCitation":"(Eurich et al., 2024; Free et al., 2023; Narayan et al., 2024)","plainCitation":"(Eurich et al., 2024; Free et al., 2023; Narayan et al., 2024)","noteIndex":0},"citationItems":[{"id":2327,"uris":["http://zotero.org/users/6838574/items/8Y95I5K3"],"itemData":{"id":2327,"type":"article-journal","abstract":"Both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F."}],"issued":{"date-parts":[["2023"]]}}},{"id":1289,"uris":["http://zotero.org/users/6838574/items/XWET62T7"],"itemData":{"id":1289,"type":"chapter","abstract":"Food security is a critical global concern influenced by numerous factors, including extreme events such as natural disasters and climate-related phenomena. This chapter provides a comprehensive overview of the impact of extreme events on food security, highlighting the multifaceted challenges and potential solutions. Extreme events, such as earthquakes, droughts, floods, forest fires and heat waves, have become more frequent and intense due to climate change. These events disrupt agricultural systems and supply chains, affecting both food production and distribution. They pose immediate risks to crop yields, livestock, fisheries, and infrastructure, leading to decreased food availability and accessibility. Moreover, the aftermath of extreme events often exacerbates long-term issues, such as land degradation, water scarcity, and soil erosion, further compromising agricultural productivity.","container-title":"Food Security in a Developing World: Status, Challenges, and Opportunities","event-place":"Cham","ISBN":"978-3-031-57283-8","language":"en","note":"DOI: 10.1007/978-3-031-57283-8_9","page":"133-152","publisher":"Springer Nature Switzerland","publisher-place":"Cham","source":"Springer Link","title":"Impact of Extreme Events on Global Food Security","URL":"https://doi.org/10.1007/978-3-031-57283-8_9","author":[{"family":"Narayan","given":"Maitreyie"},{"family":"Singh","given":"Nandan"},{"family":"Solanki","given":"Praveen"},{"family":"Srivastava","given":"R. K."}],"editor":[{"family":"Singh","given":"Pardeep"},{"family":"Ao","given":"Bendangwapang"},{"family":"Deka","given":"Nabajyoti"},{"family":"Mohan","given":"Chander"},{"family":"Chhoidub","given":"Chhetan"}],"accessed":{"date-parts":[["2025",4,29]]},"issued":{"date-parts":[["2024"]]}}}],"schema":"https://github.com/citation-style-language/schema/raw/master/csl-citation.json"} </w:instrText>
      </w:r>
      <w:r>
        <w:rPr>
          <w:rFonts w:ascii="Times New Roman" w:hAnsi="Times New Roman" w:cs="Times New Roman"/>
          <w:lang w:val="en-GB"/>
        </w:rPr>
        <w:fldChar w:fldCharType="separate"/>
      </w:r>
      <w:r w:rsidR="00814581" w:rsidRPr="00B94ED2">
        <w:rPr>
          <w:rFonts w:ascii="Times New Roman" w:hAnsi="Times New Roman" w:cs="Times New Roman"/>
          <w:lang w:val="en-GB"/>
        </w:rPr>
        <w:t>(Eurich et al., 2024; Free et al., 2023; Narayan et al., 2024)</w:t>
      </w:r>
      <w:r>
        <w:rPr>
          <w:rFonts w:ascii="Times New Roman" w:hAnsi="Times New Roman" w:cs="Times New Roman"/>
          <w:lang w:val="en-GB"/>
        </w:rPr>
        <w:fldChar w:fldCharType="end"/>
      </w:r>
      <w:r>
        <w:rPr>
          <w:rFonts w:ascii="Times New Roman" w:hAnsi="Times New Roman" w:cs="Times New Roman"/>
          <w:lang w:val="en-GB"/>
        </w:rPr>
        <w:t xml:space="preserve">. </w:t>
      </w:r>
      <w:r w:rsidR="0048546F">
        <w:rPr>
          <w:rFonts w:ascii="Times New Roman" w:hAnsi="Times New Roman" w:cs="Times New Roman"/>
          <w:lang w:val="en-GB"/>
        </w:rPr>
        <w:t>MEW are</w:t>
      </w:r>
      <w:r>
        <w:rPr>
          <w:rFonts w:ascii="Times New Roman" w:hAnsi="Times New Roman" w:cs="Times New Roman"/>
          <w:lang w:val="en-GB"/>
        </w:rPr>
        <w:t xml:space="preserve"> </w:t>
      </w:r>
      <w:r w:rsidRPr="003651F6">
        <w:rPr>
          <w:rFonts w:ascii="Times New Roman" w:hAnsi="Times New Roman" w:cs="Times New Roman"/>
          <w:lang w:val="en-GB"/>
        </w:rPr>
        <w:t xml:space="preserve">likely to become more </w:t>
      </w:r>
      <w:r>
        <w:rPr>
          <w:rFonts w:ascii="Times New Roman" w:hAnsi="Times New Roman" w:cs="Times New Roman"/>
          <w:lang w:val="en-GB"/>
        </w:rPr>
        <w:t xml:space="preserve">frequent and intense in near future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{"citationID":"5hdHJ505","properties":{"formattedCitation":"(Field et al., 2012; Rutgersson et al., 2022)","plainCitation":"(Field et al., 2012; Rutgersson et al., 2022)","noteIndex":0},"citationItems":[{"id":2753,"uris":["http://zotero.org/users/6838574/items/D82YHHGG"],"itemData":{"id":2753,"type":"book","abstract":"This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instrText>
      </w:r>
      <w:r>
        <w:rPr>
          <w:rFonts w:ascii="Times New Roman" w:hAnsi="Times New Roman" w:cs="Times New Roman"/>
          <w:lang w:val="en-GB"/>
        </w:rPr>
        <w:fldChar w:fldCharType="separate"/>
      </w:r>
      <w:r w:rsidRPr="003651F6">
        <w:rPr>
          <w:rFonts w:ascii="Times New Roman" w:hAnsi="Times New Roman" w:cs="Times New Roman"/>
          <w:lang w:val="en-GB"/>
        </w:rPr>
        <w:t>(Field et al., 2012; Rutgersson et al., 2022)</w:t>
      </w:r>
      <w:r>
        <w:rPr>
          <w:rFonts w:ascii="Times New Roman" w:hAnsi="Times New Roman" w:cs="Times New Roman"/>
          <w:lang w:val="en-GB"/>
        </w:rPr>
        <w:fldChar w:fldCharType="end"/>
      </w:r>
      <w:r w:rsidR="00B94ED2">
        <w:rPr>
          <w:rFonts w:ascii="Times New Roman" w:hAnsi="Times New Roman" w:cs="Times New Roman"/>
          <w:lang w:val="en-GB"/>
        </w:rPr>
        <w:t xml:space="preserve"> and are considered a challenge to the prosperous development of economies linked to Ocean use, or “blue economy” </w:t>
      </w:r>
      <w:r w:rsidR="00B94ED2">
        <w:rPr>
          <w:rFonts w:ascii="Times New Roman" w:hAnsi="Times New Roman" w:cs="Times New Roman"/>
          <w:lang w:val="en-GB"/>
        </w:rPr>
        <w:fldChar w:fldCharType="begin"/>
      </w:r>
      <w:r w:rsidR="00B94ED2">
        <w:rPr>
          <w:rFonts w:ascii="Times New Roman" w:hAnsi="Times New Roman" w:cs="Times New Roman"/>
          <w:lang w:val="en-GB"/>
        </w:rPr>
        <w:instrText xml:space="preserve"> ADDIN ZOTERO_ITEM CSL_CITATION {"citationID":"lTFLDAXf","properties":{"formattedCitation":"(Mart\\uc0\\u237{}nez-V\\uc0\\u225{}zquez et al., 2021; Narwal et al., 2024)","plainCitation":"(Martínez-Vázquez et al., 2021; Narwal et al., 2024)","noteIndex":0},"citationItems":[{"id":2835,"uris":["http://zotero.org/users/6838574/items/9IABK8Q9"],"itemData":{"id":2835,"type":"article-journal","abstract":"The Blue Economy is a recent field of study that encompasses economic activities that depend on the sea, often associated with other economic sectors, including tourism, maritime transport, energy and fishing. Blue growth supports the sustainable growth of the maritime and marine sectors as the oceans and seas are engines of the global economy and have great potential for growth and innovation. This article undertakes a bibliometric analysis in the terms of Blue Economy (BE), Maritime Economy (MAE), Ocean Economy (OE), Marine Economy (ME), and Blue Growth (BG) to analyze the scientific production of this field of study. Analysis of the authors’ definitions of BE, BG, ME and OE provides interesting relationships divided into sustainability and governance; economics and ecosystem protection; industrial development and localization; and the growth of the ocean economy, with development as the central axis that encompasses them. The main contribution is to find out if there is a link between the BE and the CE through the keyword study.","container-title":"Environmental Sciences Europe","DOI":"10.1186/s12302-021-00502-1","ISSN":"2190-4715","issue":"1","journalAbbreviation":"Environ Sci Eur","language":"en","page":"61","source":"Springer Link","title":"Challenges of the Blue Economy: evidence and research trends","title-short":"Challenges of the Blue Economy","volume":"33","author":[{"family":"Martínez-Vázquez","given":"Rosa María"},{"family":"Milán-García","given":"Juan"},{"family":"Pablo Valenciano","given":"Jaime","non-dropping-particle":"de"}],"issued":{"date-parts":[["2021",5,17]]}}},{"id":2837,"uris":["http://zotero.org/users/6838574/items/RIMNP6KE"],"itemData":{"id":2837,"type":"article-journal","abstract":"The term ‘blue economy’, first introduced in 2010, is the sustainable use of ocean resources for economic growth, jobs, ocean health, and to improve livelihoods. However, a sustainable blue economy faces various challenges in the form of global warming, ocean acidification, and lack of knowledge about the ocean; for example, 95% of the sea is still unexplored, making it more important to understand the blue economy and implement it on a global scale. Other challenges include harmful algal blooms (HABs), invasive species, coral bleaching, and thermohaline circulation. This review discusses various aspects of the blue economy like food, value-added products, offshore energy, oxygen source, mining, fisheries, carbon sequestration, and cloud seeding. The future aspects of  blue economy, like sustainability, effective policies, and reducing carbon footprints and microplastics are also explored here.","container-title":"Journal of Biosciences","DOI":"10.1007/s12038-023-00375-x","ISSN":"0973-7138","issue":"1","journalAbbreviation":"J Biosci","language":"en","page":"18","source":"Springer Link","title":"Sustainable blue economy: Opportunities and challenges","title-short":"Sustainable blue economy","volume":"49","author":[{"family":"Narwal","given":"Sahil"},{"family":"Kaur","given":"Manpreet"},{"family":"Yadav","given":"Digvijay Singh"},{"family":"Bast","given":"Felix"}],"issued":{"date-parts":[["2024",1,18]]}}}],"schema":"https://github.com/citation-style-language/schema/raw/master/csl-citation.json"} </w:instrText>
      </w:r>
      <w:r w:rsidR="00B94ED2">
        <w:rPr>
          <w:rFonts w:ascii="Times New Roman" w:hAnsi="Times New Roman" w:cs="Times New Roman"/>
          <w:lang w:val="en-GB"/>
        </w:rPr>
        <w:fldChar w:fldCharType="separate"/>
      </w:r>
      <w:r w:rsidR="00B94ED2" w:rsidRPr="00B94ED2">
        <w:rPr>
          <w:rFonts w:ascii="Times New Roman" w:hAnsi="Times New Roman" w:cs="Times New Roman"/>
          <w:kern w:val="0"/>
          <w:lang w:val="en-GB"/>
        </w:rPr>
        <w:t>(Martínez-Vázquez et al., 2021; Narwal et al., 2024)</w:t>
      </w:r>
      <w:r w:rsidR="00B94ED2">
        <w:rPr>
          <w:rFonts w:ascii="Times New Roman" w:hAnsi="Times New Roman" w:cs="Times New Roman"/>
          <w:lang w:val="en-GB"/>
        </w:rPr>
        <w:fldChar w:fldCharType="end"/>
      </w:r>
      <w:r w:rsidR="00B94ED2">
        <w:rPr>
          <w:rFonts w:ascii="Times New Roman" w:hAnsi="Times New Roman" w:cs="Times New Roman"/>
          <w:lang w:val="en-GB"/>
        </w:rPr>
        <w:t xml:space="preserve">. Among the </w:t>
      </w:r>
      <w:r w:rsidR="00AD6AAE">
        <w:rPr>
          <w:rFonts w:ascii="Times New Roman" w:hAnsi="Times New Roman" w:cs="Times New Roman"/>
          <w:lang w:val="en-GB"/>
        </w:rPr>
        <w:t>b</w:t>
      </w:r>
      <w:r w:rsidR="00B94ED2">
        <w:rPr>
          <w:rFonts w:ascii="Times New Roman" w:hAnsi="Times New Roman" w:cs="Times New Roman"/>
          <w:lang w:val="en-GB"/>
        </w:rPr>
        <w:t>lue economy</w:t>
      </w:r>
      <w:r w:rsidR="00AD6AAE">
        <w:rPr>
          <w:rFonts w:ascii="Times New Roman" w:hAnsi="Times New Roman" w:cs="Times New Roman"/>
          <w:lang w:val="en-GB"/>
        </w:rPr>
        <w:t xml:space="preserve"> sectors</w:t>
      </w:r>
      <w:r w:rsidR="00B94ED2">
        <w:rPr>
          <w:rFonts w:ascii="Times New Roman" w:hAnsi="Times New Roman" w:cs="Times New Roman"/>
          <w:lang w:val="en-GB"/>
        </w:rPr>
        <w:t xml:space="preserve">, </w:t>
      </w:r>
      <w:r w:rsidR="00814581">
        <w:rPr>
          <w:rFonts w:ascii="Times New Roman" w:hAnsi="Times New Roman" w:cs="Times New Roman"/>
          <w:lang w:val="en-GB"/>
        </w:rPr>
        <w:t xml:space="preserve">Fisheries </w:t>
      </w:r>
      <w:r w:rsidR="00B94ED2">
        <w:rPr>
          <w:rFonts w:ascii="Times New Roman" w:hAnsi="Times New Roman" w:cs="Times New Roman"/>
          <w:lang w:val="en-GB"/>
        </w:rPr>
        <w:t>have an important monetary and cultural value</w:t>
      </w:r>
      <w:r w:rsidR="00814581">
        <w:rPr>
          <w:rFonts w:ascii="Times New Roman" w:hAnsi="Times New Roman" w:cs="Times New Roman"/>
          <w:lang w:val="en-GB"/>
        </w:rPr>
        <w:t xml:space="preserve"> </w:t>
      </w:r>
      <w:r w:rsidR="00814581">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{"citationID":"BKV39ZCn","properties":{"formattedCitation":"(Daly et al., 2021)","plainCitation":"(Daly et al., 2021)","noteIndex":0},"citationItems":[{"id":2759,"uris":["http://zotero.org/users/6838574/items/AVINQ5TG"],"itemData":{"id":2759,"type":"article-journal","abstract":"Climate change poses challenges to achieving sustainable ocean development, with particularly acute risk posed to coastal states and marginalized coastal users. International efforts to address these challenges include the 2015 Paris Climate Agreement and the UN 2030 Agenda. Further, some countries are refocusing their ocean programs to align with blue economy strategies globally. We look to Canada, an ocean nation developing a blue economy strategy, to examine the climate-responsiveness of their oceans policies. First, we identify climate change impacts on ecosystem services affecting each of Canada’s coasts through a document scan. Then, through a structured policy analysis, we examine whether Canadian fisheries and oceans policy are responsive to these impacts. Finally, we discuss how current policies do or do not address climate impacts on oceans and coasts in Canada, and how this focus, or lack thereof, will have an outsized impact on certain ocean sectors (e.g., inshore fisheries). Our findings show a policy landscape largely dependent on climate change action promoted in a few broad federal initiatives, with oceans-related climate action operating through area-based conservation measures and research and monitoring initiatives. We conclude with recommendations for Canada and similar ocean states to integrate climate and ocean policies across federal departments and ocean sectors by centering vulnerable coastal users in policy formulation. Given Canada’s rapid development of a blue economy strategy as a new governing framework for oceans policy, we recommend the strategy be guided by long-term sustainability goals that prioritize environmental and social sustainability over short-term economic growth.","container-title":"Marine Policy","DOI":"10.1016/j.marpol.2021.104623","ISSN":"0308-597X","journalAbbreviation":"Marine Policy","page":"104623","source":"ScienceDirect","title":"Changing climates in a blue economy: Assessing the climate-responsiveness of Canadian fisheries and oceans policy","title-short":"Changing climates in a blue economy","volume":"131","author":[{"family":"Daly","given":"Jack"},{"family":"Knott","given":"Christine"},{"family":"Keogh","given":"Poppy"},{"family":"Singh","given":"Gerald G."}],"issued":{"date-parts":[["2021",9,1]]}}}],"schema":"https://github.com/citation-style-language/schema/raw/master/csl-citation.json"} </w:instrText>
      </w:r>
      <w:r w:rsidR="00814581">
        <w:rPr>
          <w:rFonts w:ascii="Times New Roman" w:hAnsi="Times New Roman" w:cs="Times New Roman"/>
          <w:lang w:val="en-GB"/>
        </w:rPr>
        <w:fldChar w:fldCharType="separate"/>
      </w:r>
      <w:r w:rsidR="00814581" w:rsidRPr="0007241E">
        <w:rPr>
          <w:rFonts w:ascii="Times New Roman" w:hAnsi="Times New Roman" w:cs="Times New Roman"/>
          <w:lang w:val="en-GB"/>
        </w:rPr>
        <w:t>(Daly et al., 2021)</w:t>
      </w:r>
      <w:r w:rsidR="00814581">
        <w:rPr>
          <w:rFonts w:ascii="Times New Roman" w:hAnsi="Times New Roman" w:cs="Times New Roman"/>
          <w:lang w:val="en-GB"/>
        </w:rPr>
        <w:fldChar w:fldCharType="end"/>
      </w:r>
      <w:r w:rsidR="00814581">
        <w:rPr>
          <w:rFonts w:ascii="Times New Roman" w:hAnsi="Times New Roman" w:cs="Times New Roman"/>
          <w:lang w:val="en-GB"/>
        </w:rPr>
        <w:t xml:space="preserve"> and </w:t>
      </w:r>
      <w:r w:rsidR="00AD6AAE">
        <w:rPr>
          <w:rFonts w:ascii="Times New Roman" w:hAnsi="Times New Roman" w:cs="Times New Roman"/>
          <w:lang w:val="en-GB"/>
        </w:rPr>
        <w:t xml:space="preserve">are </w:t>
      </w:r>
      <w:r w:rsidR="00814581">
        <w:rPr>
          <w:rFonts w:ascii="Times New Roman" w:hAnsi="Times New Roman" w:cs="Times New Roman"/>
          <w:lang w:val="en-GB"/>
        </w:rPr>
        <w:t xml:space="preserve">likely to be impacted by MEW </w:t>
      </w:r>
      <w:r w:rsidR="00814581">
        <w:rPr>
          <w:rFonts w:ascii="Times New Roman" w:hAnsi="Times New Roman" w:cs="Times New Roman"/>
          <w:lang w:val="en-GB"/>
        </w:rPr>
        <w:fldChar w:fldCharType="begin"/>
      </w:r>
      <w:r w:rsidR="00814581">
        <w:rPr>
          <w:rFonts w:ascii="Times New Roman" w:hAnsi="Times New Roman" w:cs="Times New Roman"/>
          <w:lang w:val="en-GB"/>
        </w:rPr>
        <w:instrText xml:space="preserve"> ADDIN ZOTERO_ITEM CSL_CITATION {"citationID":"kwRQUlDb","properties":{"formattedCitation":"(Eurich et al., 2024; Harvey et al., 2025)","plainCitation":"(Eurich et al., 2024; Harvey et al., 2025)","noteIndex":0},"citationItems":[{"id":2327,"uris":["http://zotero.org/users/6838574/items/8Y95I5K3"],"itemData":{"id":2327,"type":"article-journal","abstract":"Both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814581">
        <w:rPr>
          <w:rFonts w:ascii="Times New Roman" w:hAnsi="Times New Roman" w:cs="Times New Roman"/>
          <w:lang w:val="en-GB"/>
        </w:rPr>
        <w:fldChar w:fldCharType="separate"/>
      </w:r>
      <w:r w:rsidR="00814581" w:rsidRPr="009517DD">
        <w:rPr>
          <w:rFonts w:ascii="Times New Roman" w:hAnsi="Times New Roman" w:cs="Times New Roman"/>
          <w:lang w:val="en-GB"/>
        </w:rPr>
        <w:t>(Eurich et al., 2024; Harvey et al., 2025)</w:t>
      </w:r>
      <w:r w:rsidR="00814581">
        <w:rPr>
          <w:rFonts w:ascii="Times New Roman" w:hAnsi="Times New Roman" w:cs="Times New Roman"/>
          <w:lang w:val="en-GB"/>
        </w:rPr>
        <w:fldChar w:fldCharType="end"/>
      </w:r>
      <w:r w:rsidR="0048546F">
        <w:rPr>
          <w:rFonts w:ascii="Times New Roman" w:hAnsi="Times New Roman" w:cs="Times New Roman"/>
          <w:lang w:val="en-GB"/>
        </w:rPr>
        <w:t xml:space="preserve">. </w:t>
      </w:r>
    </w:p>
    <w:p w14:paraId="6D9E2BCF" w14:textId="77777777" w:rsidR="00B94ED2" w:rsidRDefault="00B94ED2" w:rsidP="0048546F">
      <w:pPr>
        <w:spacing w:after="0" w:line="276" w:lineRule="auto"/>
        <w:jc w:val="both"/>
        <w:rPr>
          <w:rFonts w:ascii="Times New Roman" w:hAnsi="Times New Roman" w:cs="Times New Roman"/>
          <w:lang w:val="en-GB"/>
        </w:rPr>
      </w:pPr>
    </w:p>
    <w:p w14:paraId="4C7C0055" w14:textId="075545BF" w:rsidR="003E6D1D" w:rsidRDefault="008F2FF4" w:rsidP="00B45EEE">
      <w:pPr>
        <w:spacing w:after="0" w:line="276" w:lineRule="auto"/>
        <w:jc w:val="both"/>
        <w:rPr>
          <w:rFonts w:ascii="Times New Roman" w:hAnsi="Times New Roman" w:cs="Times New Roman"/>
          <w:lang w:val="en-US"/>
        </w:rPr>
      </w:pPr>
      <w:r>
        <w:rPr>
          <w:rFonts w:ascii="Times New Roman" w:hAnsi="Times New Roman" w:cs="Times New Roman"/>
          <w:lang w:val="en-GB"/>
        </w:rPr>
        <w:t>The severity of</w:t>
      </w:r>
      <w:r w:rsidR="009517DD">
        <w:rPr>
          <w:rFonts w:ascii="Times New Roman" w:hAnsi="Times New Roman" w:cs="Times New Roman"/>
          <w:lang w:val="en-GB"/>
        </w:rPr>
        <w:t xml:space="preserve"> </w:t>
      </w:r>
      <w:r w:rsidR="00814581">
        <w:rPr>
          <w:rFonts w:ascii="Times New Roman" w:hAnsi="Times New Roman" w:cs="Times New Roman"/>
          <w:lang w:val="en-GB"/>
        </w:rPr>
        <w:t xml:space="preserve">MEW </w:t>
      </w:r>
      <w:r>
        <w:rPr>
          <w:rFonts w:ascii="Times New Roman" w:hAnsi="Times New Roman" w:cs="Times New Roman"/>
          <w:lang w:val="en-GB"/>
        </w:rPr>
        <w:t xml:space="preserve">impacts </w:t>
      </w:r>
      <w:r w:rsidR="00814581">
        <w:rPr>
          <w:rFonts w:ascii="Times New Roman" w:hAnsi="Times New Roman" w:cs="Times New Roman"/>
          <w:lang w:val="en-GB"/>
        </w:rPr>
        <w:t xml:space="preserve">on </w:t>
      </w:r>
      <w:r w:rsidR="003E6D1D">
        <w:rPr>
          <w:rFonts w:ascii="Times New Roman" w:hAnsi="Times New Roman" w:cs="Times New Roman"/>
          <w:lang w:val="en-GB"/>
        </w:rPr>
        <w:t>fisheries</w:t>
      </w:r>
      <w:r w:rsidR="00B45EEE">
        <w:rPr>
          <w:rFonts w:ascii="Times New Roman" w:hAnsi="Times New Roman" w:cs="Times New Roman"/>
          <w:lang w:val="en-GB"/>
        </w:rPr>
        <w:t xml:space="preserve"> </w:t>
      </w:r>
      <w:r w:rsidR="00B1626E">
        <w:rPr>
          <w:rFonts w:ascii="Times New Roman" w:hAnsi="Times New Roman" w:cs="Times New Roman"/>
          <w:lang w:val="en-GB"/>
        </w:rPr>
        <w:t>depends</w:t>
      </w:r>
      <w:r w:rsidR="009517DD">
        <w:rPr>
          <w:rFonts w:ascii="Times New Roman" w:hAnsi="Times New Roman" w:cs="Times New Roman"/>
          <w:lang w:val="en-GB"/>
        </w:rPr>
        <w:t xml:space="preserve"> on the event </w:t>
      </w:r>
      <w:r w:rsidR="0048546F">
        <w:rPr>
          <w:rFonts w:ascii="Times New Roman" w:hAnsi="Times New Roman" w:cs="Times New Roman"/>
          <w:lang w:val="en-GB"/>
        </w:rPr>
        <w:t>type</w:t>
      </w:r>
      <w:r w:rsidR="00B94ED2">
        <w:rPr>
          <w:rFonts w:ascii="Times New Roman" w:hAnsi="Times New Roman" w:cs="Times New Roman"/>
          <w:lang w:val="en-GB"/>
        </w:rPr>
        <w:t xml:space="preserve"> and on the socio-economic characteristics</w:t>
      </w:r>
      <w:r w:rsidR="00B45EEE">
        <w:rPr>
          <w:rFonts w:ascii="Times New Roman" w:hAnsi="Times New Roman" w:cs="Times New Roman"/>
          <w:lang w:val="en-GB"/>
        </w:rPr>
        <w:t xml:space="preserve"> </w:t>
      </w:r>
      <w:r w:rsidR="003E6D1D">
        <w:rPr>
          <w:rFonts w:ascii="Times New Roman" w:hAnsi="Times New Roman" w:cs="Times New Roman"/>
          <w:lang w:val="en-GB"/>
        </w:rPr>
        <w:t>of the fishers</w:t>
      </w:r>
      <w:r w:rsidR="0048546F">
        <w:rPr>
          <w:rFonts w:ascii="Times New Roman" w:hAnsi="Times New Roman" w:cs="Times New Roman"/>
          <w:lang w:val="en-GB"/>
        </w:rPr>
        <w:t>.</w:t>
      </w:r>
      <w:r w:rsidR="0048546F" w:rsidRPr="0048546F">
        <w:rPr>
          <w:rFonts w:ascii="Times New Roman" w:hAnsi="Times New Roman" w:cs="Times New Roman"/>
          <w:lang w:val="en-GB"/>
        </w:rPr>
        <w:t xml:space="preserve"> </w:t>
      </w:r>
      <w:r w:rsidR="0048546F">
        <w:rPr>
          <w:rFonts w:ascii="Times New Roman" w:hAnsi="Times New Roman" w:cs="Times New Roman"/>
          <w:lang w:val="en-GB"/>
        </w:rPr>
        <w:t xml:space="preserve">Heatwaves are most likely to cause </w:t>
      </w:r>
      <w:proofErr w:type="spellStart"/>
      <w:r w:rsidR="0048546F">
        <w:rPr>
          <w:rFonts w:ascii="Times New Roman" w:hAnsi="Times New Roman" w:cs="Times New Roman"/>
          <w:lang w:val="en-GB"/>
        </w:rPr>
        <w:t>i</w:t>
      </w:r>
      <w:r w:rsidR="0048546F" w:rsidRPr="00DA2F21">
        <w:rPr>
          <w:rFonts w:ascii="Times New Roman" w:hAnsi="Times New Roman" w:cs="Times New Roman"/>
          <w:lang w:val="en-US"/>
        </w:rPr>
        <w:t>ndirect</w:t>
      </w:r>
      <w:proofErr w:type="spellEnd"/>
      <w:r w:rsidR="0048546F" w:rsidRPr="00DA2F21">
        <w:rPr>
          <w:rFonts w:ascii="Times New Roman" w:hAnsi="Times New Roman" w:cs="Times New Roman"/>
          <w:lang w:val="en-US"/>
        </w:rPr>
        <w:t xml:space="preserve"> effects</w:t>
      </w:r>
      <w:r w:rsidR="00B94ED2">
        <w:rPr>
          <w:rFonts w:ascii="Times New Roman" w:hAnsi="Times New Roman" w:cs="Times New Roman"/>
          <w:lang w:val="en-US"/>
        </w:rPr>
        <w:t>, such as</w:t>
      </w:r>
      <w:r w:rsidR="0048546F" w:rsidRPr="00DA2F21">
        <w:rPr>
          <w:rFonts w:ascii="Times New Roman" w:hAnsi="Times New Roman" w:cs="Times New Roman"/>
          <w:lang w:val="en-US"/>
        </w:rPr>
        <w:t xml:space="preserve"> </w:t>
      </w:r>
      <w:r>
        <w:rPr>
          <w:rFonts w:ascii="Times New Roman" w:hAnsi="Times New Roman" w:cs="Times New Roman"/>
          <w:lang w:val="en-US"/>
        </w:rPr>
        <w:t xml:space="preserve">potential loss of catch opportunities </w:t>
      </w:r>
      <w:r w:rsidR="00B94ED2">
        <w:rPr>
          <w:rFonts w:ascii="Times New Roman" w:hAnsi="Times New Roman" w:cs="Times New Roman"/>
          <w:lang w:val="en-US"/>
        </w:rPr>
        <w:t>through</w:t>
      </w:r>
      <w:r w:rsidR="0048546F" w:rsidRPr="00DA2F21">
        <w:rPr>
          <w:rFonts w:ascii="Times New Roman" w:hAnsi="Times New Roman" w:cs="Times New Roman"/>
          <w:lang w:val="en-US"/>
        </w:rPr>
        <w:t xml:space="preserve"> the alteration of the marine ecosystem</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{"citationID":"rOYDh0sP","properties":{"formattedCitation":"(Free et al., 2023)","plainCitation":"(Free et al., 2023)","noteIndex":0},"citationItems":[{"id":1839,"uris":["http://zotero.org/users/6838574/items/IC26K2ZV"],"itemData":{"id":1839,"type":"article-journal","abstract":"Marine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8F2FF4">
        <w:rPr>
          <w:rFonts w:ascii="Times New Roman" w:hAnsi="Times New Roman" w:cs="Times New Roman"/>
          <w:lang w:val="en-GB"/>
        </w:rPr>
        <w:t>(Free et al., 2023)</w:t>
      </w:r>
      <w:r>
        <w:rPr>
          <w:rFonts w:ascii="Times New Roman" w:hAnsi="Times New Roman" w:cs="Times New Roman"/>
          <w:lang w:val="en-US"/>
        </w:rPr>
        <w:fldChar w:fldCharType="end"/>
      </w:r>
      <w:r w:rsidR="0048546F">
        <w:rPr>
          <w:rFonts w:ascii="Times New Roman" w:hAnsi="Times New Roman" w:cs="Times New Roman"/>
          <w:lang w:val="en-US"/>
        </w:rPr>
        <w:t xml:space="preserve">. Other MEW associated to storminess are more likely to create </w:t>
      </w:r>
      <w:r w:rsidR="0048546F" w:rsidRPr="00DA2F21">
        <w:rPr>
          <w:rFonts w:ascii="Times New Roman" w:hAnsi="Times New Roman" w:cs="Times New Roman"/>
          <w:lang w:val="en-US"/>
        </w:rPr>
        <w:t xml:space="preserve">direct </w:t>
      </w:r>
      <w:r w:rsidR="0048546F">
        <w:rPr>
          <w:rFonts w:ascii="Times New Roman" w:hAnsi="Times New Roman" w:cs="Times New Roman"/>
          <w:lang w:val="en-US"/>
        </w:rPr>
        <w:t>impact on</w:t>
      </w:r>
      <w:r w:rsidR="0048546F" w:rsidRPr="00DA2F21">
        <w:rPr>
          <w:rFonts w:ascii="Times New Roman" w:hAnsi="Times New Roman" w:cs="Times New Roman"/>
          <w:lang w:val="en-US"/>
        </w:rPr>
        <w:t xml:space="preserve"> </w:t>
      </w:r>
      <w:r w:rsidR="0048546F">
        <w:rPr>
          <w:rFonts w:ascii="Times New Roman" w:hAnsi="Times New Roman" w:cs="Times New Roman"/>
          <w:lang w:val="en-US"/>
        </w:rPr>
        <w:t xml:space="preserve">vessels, fishing gear and other </w:t>
      </w:r>
      <w:r w:rsidR="0048546F" w:rsidRPr="00DA2F21">
        <w:rPr>
          <w:rFonts w:ascii="Times New Roman" w:hAnsi="Times New Roman" w:cs="Times New Roman"/>
          <w:lang w:val="en-US"/>
        </w:rPr>
        <w:t>physical infrastructures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{"citationID":"xIayEMmT","properties":{"formattedCitation":"(Eurich et al., 2024; Marshall et al., 2013)","plainCitation":"(Eurich et al., 2024; Marshall et al., 2013)","noteIndex":0},"citationItems":[{"id":2327,"uris":["http://zotero.org/users/6838574/items/8Y95I5K3"],"itemData":{"id":2327,"type":"article-journal","abstract":"Both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Pr>
          <w:rFonts w:ascii="Times New Roman" w:hAnsi="Times New Roman" w:cs="Times New Roman"/>
          <w:lang w:val="en-US"/>
        </w:rPr>
        <w:fldChar w:fldCharType="separate"/>
      </w:r>
      <w:r w:rsidRPr="008F2FF4">
        <w:rPr>
          <w:rFonts w:ascii="Times New Roman" w:hAnsi="Times New Roman" w:cs="Times New Roman"/>
          <w:lang w:val="en-GB"/>
        </w:rPr>
        <w:t>(Eurich et al., 2024; Marshall et al., 2013)</w:t>
      </w:r>
      <w:r>
        <w:rPr>
          <w:rFonts w:ascii="Times New Roman" w:hAnsi="Times New Roman" w:cs="Times New Roman"/>
          <w:lang w:val="en-US"/>
        </w:rPr>
        <w:fldChar w:fldCharType="end"/>
      </w:r>
      <w:r w:rsidR="0048546F" w:rsidRPr="00DA2F21">
        <w:rPr>
          <w:rFonts w:ascii="Times New Roman" w:hAnsi="Times New Roman" w:cs="Times New Roman"/>
          <w:lang w:val="en-US"/>
        </w:rPr>
        <w:t>.</w:t>
      </w:r>
      <w:r w:rsidR="0048546F">
        <w:rPr>
          <w:rFonts w:ascii="Times New Roman" w:hAnsi="Times New Roman" w:cs="Times New Roman"/>
          <w:lang w:val="en-US"/>
        </w:rPr>
        <w:t xml:space="preserve"> </w:t>
      </w:r>
      <w:r w:rsidR="0048546F">
        <w:rPr>
          <w:rFonts w:ascii="Times New Roman" w:hAnsi="Times New Roman" w:cs="Times New Roman"/>
          <w:lang w:val="en-GB"/>
        </w:rPr>
        <w:t>S</w:t>
      </w:r>
      <w:r w:rsidR="009517DD">
        <w:rPr>
          <w:rFonts w:ascii="Times New Roman" w:hAnsi="Times New Roman" w:cs="Times New Roman"/>
          <w:lang w:val="en-GB"/>
        </w:rPr>
        <w:t>ocietal</w:t>
      </w:r>
      <w:r w:rsidR="00B45EEE">
        <w:rPr>
          <w:rFonts w:ascii="Times New Roman" w:hAnsi="Times New Roman" w:cs="Times New Roman"/>
          <w:lang w:val="en-GB"/>
        </w:rPr>
        <w:t>, individual</w:t>
      </w:r>
      <w:r w:rsidR="009517DD">
        <w:rPr>
          <w:rFonts w:ascii="Times New Roman" w:hAnsi="Times New Roman" w:cs="Times New Roman"/>
          <w:lang w:val="en-GB"/>
        </w:rPr>
        <w:t xml:space="preserve"> </w:t>
      </w:r>
      <w:r w:rsidR="0048546F">
        <w:rPr>
          <w:rFonts w:ascii="Times New Roman" w:hAnsi="Times New Roman" w:cs="Times New Roman"/>
          <w:lang w:val="en-GB"/>
        </w:rPr>
        <w:t xml:space="preserve">and economical characteristics of the fisher </w:t>
      </w:r>
      <w:r w:rsidR="0048546F">
        <w:rPr>
          <w:rFonts w:ascii="Times New Roman" w:hAnsi="Times New Roman" w:cs="Times New Roman"/>
          <w:lang w:val="en-US"/>
        </w:rPr>
        <w:t xml:space="preserve">contribute to </w:t>
      </w:r>
      <w:r>
        <w:rPr>
          <w:rFonts w:ascii="Times New Roman" w:hAnsi="Times New Roman" w:cs="Times New Roman"/>
          <w:lang w:val="en-US"/>
        </w:rPr>
        <w:t xml:space="preserve">define their ability to adapt to or cope with novel conditions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{"citationID":"vO7HEyoc","properties":{"formattedCitation":"(Green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Pr>
          <w:rFonts w:ascii="Times New Roman" w:hAnsi="Times New Roman" w:cs="Times New Roman"/>
          <w:lang w:val="en-US"/>
        </w:rPr>
        <w:fldChar w:fldCharType="separate"/>
      </w:r>
      <w:r w:rsidRPr="004D25F0">
        <w:rPr>
          <w:rFonts w:ascii="Times New Roman" w:hAnsi="Times New Roman" w:cs="Times New Roman"/>
          <w:lang w:val="en-GB"/>
        </w:rPr>
        <w:t>(Green et al., 2021)</w:t>
      </w:r>
      <w:r>
        <w:rPr>
          <w:rFonts w:ascii="Times New Roman" w:hAnsi="Times New Roman" w:cs="Times New Roman"/>
          <w:lang w:val="en-US"/>
        </w:rPr>
        <w:fldChar w:fldCharType="end"/>
      </w:r>
      <w:r>
        <w:rPr>
          <w:rFonts w:ascii="Times New Roman" w:hAnsi="Times New Roman" w:cs="Times New Roman"/>
          <w:lang w:val="en-US"/>
        </w:rPr>
        <w:t>, ultimately shaping</w:t>
      </w:r>
      <w:r w:rsidR="0048546F">
        <w:rPr>
          <w:rFonts w:ascii="Times New Roman" w:hAnsi="Times New Roman" w:cs="Times New Roman"/>
          <w:lang w:val="en-US"/>
        </w:rPr>
        <w:t xml:space="preserve"> </w:t>
      </w:r>
      <w:r>
        <w:rPr>
          <w:rFonts w:ascii="Times New Roman" w:hAnsi="Times New Roman" w:cs="Times New Roman"/>
          <w:lang w:val="en-US"/>
        </w:rPr>
        <w:t xml:space="preserve">their </w:t>
      </w:r>
      <w:r w:rsidR="0048546F">
        <w:rPr>
          <w:rFonts w:ascii="Times New Roman" w:hAnsi="Times New Roman" w:cs="Times New Roman"/>
          <w:lang w:val="en-US"/>
        </w:rPr>
        <w:t>vulnerabilities</w:t>
      </w:r>
      <w:r>
        <w:rPr>
          <w:rFonts w:ascii="Times New Roman" w:hAnsi="Times New Roman" w:cs="Times New Roman"/>
          <w:lang w:val="en-US"/>
        </w:rPr>
        <w:t xml:space="preserve"> to MEW</w:t>
      </w:r>
      <w:r w:rsidR="009517DD">
        <w:rPr>
          <w:rFonts w:ascii="Times New Roman" w:hAnsi="Times New Roman" w:cs="Times New Roman"/>
          <w:lang w:val="en-GB"/>
        </w:rPr>
        <w:t xml:space="preserve"> </w:t>
      </w:r>
      <w:r w:rsidR="009517DD">
        <w:rPr>
          <w:rFonts w:ascii="Times New Roman" w:hAnsi="Times New Roman" w:cs="Times New Roman"/>
          <w:lang w:val="en-GB"/>
        </w:rPr>
        <w:fldChar w:fldCharType="begin"/>
      </w:r>
      <w:r w:rsidR="0048546F">
        <w:rPr>
          <w:rFonts w:ascii="Times New Roman" w:hAnsi="Times New Roman" w:cs="Times New Roman"/>
          <w:lang w:val="en-GB"/>
        </w:rPr>
        <w:instrText xml:space="preserve"> ADDIN ZOTERO_ITEM CSL_CITATION {"citationID":"KfMPx4Hy","properties":{"formattedCitation":"(Eurich et al., 2024; Li et al., 2024; Micheli et al., 2024)","plainCitation":"(Eurich et al., 2024; Li et al., 2024; Micheli et al., 2024)","noteIndex":0},"citationItems":[{"id":2327,"uris":["http://zotero.org/users/6838574/items/8Y95I5K3"],"itemData":{"id":2327,"type":"article-journal","abstract":"Both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id":1291,"uris":["http://zotero.org/users/6838574/items/T7HWIW7W"],"itemData":{"id":1291,"type":"article-journal","abstract":"Coastal ecosystems and human communities are threatened worldwide by climate change, and shocks from social, market and political change. There is an urgent global need to promote resilient food production and livelihoods in the face of these shocks. Small-scale fisheries (SSF) in rural settings can be particularly vulnerable as they frequently lack the resources, rights and infrastructure to respond to shocks originating outside the focal systems. We examined ecological and social outcomes of environmental extremes in a SSF socio-ecological system (SES) by using long-term oceanographic (between 2010-2019) and ecological (2006-2018) data tracking change in a kelp forest ecosystem of Baja California, Mexico, and concurrent documentation of proactive and reactive actions of a fishing community organized in a cooperative. Results indicate a complex landscape of ‘winners’ and ‘losers’ among species and fisheries exposed to unprecedented environmental extremes, including marine heat waves and prolonged hypoxia, and a suite of adaptive actions by the local fishing cooperative, and others in the region, that have helped confront these rapid and drastic changes. Cooperatives have established voluntary marine reserves to promote recovery of affected populations and have invested in diversification of activities enabled by access rights, collective decision-making, and participatory science programs. Results indicate that local actions can support social and ecological resilience in the face of shocks, and that enabling locally-driven adaptation pathways is critical to resilience. This case study highlights the crucial importance of strengthening and supporting rights, governance, capacity, flexibility, learning, and agency for coastal communities to respond to change and sustain their livelihoods and ecosystems in the long run.","container-title":"Frontiers in Marine Science","DOI":"10.3389/fmars.2024.1322108","ISSN":"2296-7745","journalAbbreviation":"Front. Mar. Sci.","language":"English","note":"publisher: Frontiers","source":"Frontiers","title":"Social-ecological vulnerability to environmental extremes and adaptation pathways in small-scale fisheries of the southern California Current","URL":"https://www.frontiersin.orghttps://www.frontiersin.org/journals/marine-science/articles/10.3389/fmars.2024.1322108/full","volume":"11","author":[{"family":"Micheli","given":"Fiorenza"},{"family":"Saenz-Arroyo","given":"Andrea"},{"family":"Aalto","given":"Emilius"},{"family":"Beas-Luna","given":"Rodrigo"},{"family":"Boch","given":"Charles A."},{"family":"Cardenas","given":"Juan Camilo"},{"family":"De Leo","given":"Giulio A."},{"family":"Diaz","given":"Eduardo"},{"family":"Espinoza-Montes","given":"Antonio"},{"family":"Finkbeiner","given":"Elena"},{"family":"Freiwald","given":"Jan"},{"family":"Fulton","given":"Stuart"},{"family":"Hernández","given":"Arturo"},{"family":"Lejbowicz","given":"Amanda"},{"family":"Low","given":"Natalie H. N."},{"family":"Martinez","given":"Ramon"},{"family":"McCay","given":"Bonnie"},{"family":"Monismith","given":"Stephen"},{"family":"Precoma-de la Mora","given":"Magdalena"},{"family":"Romero","given":"Alfonso"},{"family":"Smith","given":"Alexandra"},{"family":"Torre","given":"Jorge"},{"family":"Vazquez-Vera","given":"Leonardo"},{"family":"Woodson","given":"C. Brock"}],"accessed":{"date-parts":[["2025",4,29]]},"issued":{"date-parts":[["2024",2,8]]}}}],"schema":"https://github.com/citation-style-language/schema/raw/master/csl-citation.json"} </w:instrText>
      </w:r>
      <w:r w:rsidR="009517DD">
        <w:rPr>
          <w:rFonts w:ascii="Times New Roman" w:hAnsi="Times New Roman" w:cs="Times New Roman"/>
          <w:lang w:val="en-GB"/>
        </w:rPr>
        <w:fldChar w:fldCharType="separate"/>
      </w:r>
      <w:r w:rsidR="0048546F" w:rsidRPr="0048546F">
        <w:rPr>
          <w:rFonts w:ascii="Times New Roman" w:hAnsi="Times New Roman" w:cs="Times New Roman"/>
          <w:lang w:val="en-GB"/>
        </w:rPr>
        <w:t>(Eurich et al., 2024; Li et al., 2024; Micheli et al., 2024)</w:t>
      </w:r>
      <w:r w:rsidR="009517DD">
        <w:rPr>
          <w:rFonts w:ascii="Times New Roman" w:hAnsi="Times New Roman" w:cs="Times New Roman"/>
          <w:lang w:val="en-GB"/>
        </w:rPr>
        <w:fldChar w:fldCharType="end"/>
      </w:r>
      <w:r w:rsidR="0048546F">
        <w:rPr>
          <w:rFonts w:ascii="Times New Roman" w:hAnsi="Times New Roman" w:cs="Times New Roman"/>
          <w:lang w:val="en-US"/>
        </w:rPr>
        <w:t xml:space="preserve">. </w:t>
      </w:r>
      <w:r w:rsidR="003E6D1D">
        <w:rPr>
          <w:rFonts w:ascii="Times New Roman" w:hAnsi="Times New Roman" w:cs="Times New Roman"/>
          <w:lang w:val="en-US"/>
        </w:rPr>
        <w:t xml:space="preserve">Fishers are in fact a broad category of sea users that includes professional and recreational, which all differs in terms of capacities, priorities and scopes </w:t>
      </w:r>
      <w:r w:rsidR="003E6D1D">
        <w:rPr>
          <w:rFonts w:ascii="Times New Roman" w:hAnsi="Times New Roman" w:cs="Times New Roman"/>
          <w:lang w:val="en-US"/>
        </w:rPr>
        <w:fldChar w:fldCharType="begin"/>
      </w:r>
      <w:r w:rsidR="003E6D1D">
        <w:rPr>
          <w:rFonts w:ascii="Times New Roman" w:hAnsi="Times New Roman" w:cs="Times New Roman"/>
          <w:lang w:val="en-US"/>
        </w:rPr>
        <w:instrText xml:space="preserve"> ADDIN ZOTERO_ITEM CSL_CITATION {"citationID":"U2OBWvhg","properties":{"formattedCitation":"(Boonstra &amp; Hentati-Sundberg, 2016; Wijermans et al., 2020)","plainCitation":"(Boonstra &amp; Hentati-Sundberg, 2016;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003E6D1D">
        <w:rPr>
          <w:rFonts w:ascii="Times New Roman" w:hAnsi="Times New Roman" w:cs="Times New Roman"/>
          <w:lang w:val="en-US"/>
        </w:rPr>
        <w:fldChar w:fldCharType="separate"/>
      </w:r>
      <w:r w:rsidR="003E6D1D" w:rsidRPr="002C018F">
        <w:rPr>
          <w:rFonts w:ascii="Times New Roman" w:hAnsi="Times New Roman" w:cs="Times New Roman"/>
          <w:lang w:val="en-GB"/>
        </w:rPr>
        <w:t>(Boonstra &amp; Hentati-Sundberg, 2016; Wijermans et al., 2020)</w:t>
      </w:r>
      <w:r w:rsidR="003E6D1D">
        <w:rPr>
          <w:rFonts w:ascii="Times New Roman" w:hAnsi="Times New Roman" w:cs="Times New Roman"/>
          <w:lang w:val="en-US"/>
        </w:rPr>
        <w:fldChar w:fldCharType="end"/>
      </w:r>
      <w:r w:rsidR="003E6D1D">
        <w:rPr>
          <w:rFonts w:ascii="Times New Roman" w:hAnsi="Times New Roman" w:cs="Times New Roman"/>
          <w:lang w:val="en-US"/>
        </w:rPr>
        <w:t>.</w:t>
      </w:r>
      <w:r w:rsidR="003E6D1D" w:rsidRPr="003E6D1D">
        <w:rPr>
          <w:rFonts w:ascii="Times New Roman" w:hAnsi="Times New Roman" w:cs="Times New Roman"/>
          <w:lang w:val="en-US"/>
        </w:rPr>
        <w:t xml:space="preserve"> </w:t>
      </w:r>
      <w:r w:rsidR="003E6D1D">
        <w:rPr>
          <w:rFonts w:ascii="Times New Roman" w:hAnsi="Times New Roman" w:cs="Times New Roman"/>
          <w:lang w:val="en-US"/>
        </w:rPr>
        <w:t xml:space="preserve">Efforts devoted to unravel this complexity and to develop </w:t>
      </w:r>
      <w:r w:rsidR="003E6D1D" w:rsidRPr="000C4772">
        <w:rPr>
          <w:rFonts w:ascii="Times New Roman" w:hAnsi="Times New Roman" w:cs="Times New Roman"/>
          <w:i/>
          <w:iCs/>
          <w:lang w:val="en-US"/>
        </w:rPr>
        <w:t>ad hoc</w:t>
      </w:r>
      <w:r w:rsidR="003E6D1D">
        <w:rPr>
          <w:rFonts w:ascii="Times New Roman" w:hAnsi="Times New Roman" w:cs="Times New Roman"/>
          <w:lang w:val="en-US"/>
        </w:rPr>
        <w:t xml:space="preserve"> strategies to support climate adaptation are part of a new sustainability paradigm </w:t>
      </w:r>
      <w:r w:rsidR="003E6D1D">
        <w:rPr>
          <w:rFonts w:ascii="Times New Roman" w:hAnsi="Times New Roman" w:cs="Times New Roman"/>
          <w:lang w:val="en-US"/>
        </w:rPr>
        <w:fldChar w:fldCharType="begin"/>
      </w:r>
      <w:r w:rsidR="003E6D1D">
        <w:rPr>
          <w:rFonts w:ascii="Times New Roman" w:hAnsi="Times New Roman" w:cs="Times New Roman"/>
          <w:lang w:val="en-US"/>
        </w:rPr>
        <w:instrText xml:space="preserve"> ADDIN ZOTERO_ITEM CSL_CITATION {"citationID":"gSF3nbIt","properties":{"formattedCitation":"(Harvey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3E6D1D">
        <w:rPr>
          <w:rFonts w:ascii="Times New Roman" w:hAnsi="Times New Roman" w:cs="Times New Roman"/>
          <w:lang w:val="en-US"/>
        </w:rPr>
        <w:fldChar w:fldCharType="separate"/>
      </w:r>
      <w:r w:rsidR="003E6D1D" w:rsidRPr="00EA77AF">
        <w:rPr>
          <w:rFonts w:ascii="Times New Roman" w:hAnsi="Times New Roman" w:cs="Times New Roman"/>
          <w:lang w:val="en-GB"/>
        </w:rPr>
        <w:t>(Harvey et al., 2025)</w:t>
      </w:r>
      <w:r w:rsidR="003E6D1D">
        <w:rPr>
          <w:rFonts w:ascii="Times New Roman" w:hAnsi="Times New Roman" w:cs="Times New Roman"/>
          <w:lang w:val="en-US"/>
        </w:rPr>
        <w:fldChar w:fldCharType="end"/>
      </w:r>
      <w:r w:rsidR="003E6D1D">
        <w:rPr>
          <w:rFonts w:ascii="Times New Roman" w:hAnsi="Times New Roman" w:cs="Times New Roman"/>
          <w:lang w:val="en-US"/>
        </w:rPr>
        <w:t>.</w:t>
      </w:r>
    </w:p>
    <w:p w14:paraId="7EF48DF9" w14:textId="215336B7" w:rsidR="008F2FF4" w:rsidRDefault="008F2FF4" w:rsidP="0048546F">
      <w:pPr>
        <w:spacing w:after="0" w:line="276" w:lineRule="auto"/>
        <w:jc w:val="both"/>
        <w:rPr>
          <w:rFonts w:ascii="Times New Roman" w:hAnsi="Times New Roman" w:cs="Times New Roman"/>
          <w:lang w:val="en-US"/>
        </w:rPr>
      </w:pPr>
    </w:p>
    <w:p w14:paraId="2C62CE29" w14:textId="77777777" w:rsidR="008F2FF4" w:rsidRDefault="008F2FF4" w:rsidP="008F2FF4">
      <w:pPr>
        <w:spacing w:after="0" w:line="276" w:lineRule="auto"/>
        <w:jc w:val="both"/>
        <w:rPr>
          <w:rFonts w:ascii="Times New Roman" w:hAnsi="Times New Roman" w:cs="Times New Roman"/>
          <w:lang w:val="en-US"/>
        </w:rPr>
      </w:pPr>
    </w:p>
    <w:p w14:paraId="5AC79945" w14:textId="08BDED4A" w:rsidR="00167289" w:rsidRDefault="008F2FF4" w:rsidP="008F2FF4">
      <w:pPr>
        <w:pStyle w:val="ListParagraph"/>
        <w:numPr>
          <w:ilvl w:val="0"/>
          <w:numId w:val="2"/>
        </w:numPr>
        <w:spacing w:after="0" w:line="276" w:lineRule="auto"/>
        <w:jc w:val="both"/>
        <w:rPr>
          <w:rFonts w:ascii="Times New Roman" w:hAnsi="Times New Roman" w:cs="Times New Roman"/>
          <w:lang w:val="en-US"/>
        </w:rPr>
      </w:pPr>
      <w:r w:rsidRPr="008F2FF4">
        <w:rPr>
          <w:rFonts w:ascii="Times New Roman" w:hAnsi="Times New Roman" w:cs="Times New Roman"/>
          <w:lang w:val="en-US"/>
        </w:rPr>
        <w:t xml:space="preserve">The </w:t>
      </w:r>
      <w:commentRangeStart w:id="11"/>
      <w:commentRangeStart w:id="12"/>
      <w:r w:rsidR="00167289" w:rsidRPr="008F2FF4">
        <w:rPr>
          <w:rFonts w:ascii="Times New Roman" w:hAnsi="Times New Roman" w:cs="Times New Roman"/>
          <w:lang w:val="en-US"/>
        </w:rPr>
        <w:t xml:space="preserve">poor knowledge </w:t>
      </w:r>
      <w:commentRangeEnd w:id="11"/>
      <w:r w:rsidR="001F13C0">
        <w:rPr>
          <w:rStyle w:val="CommentReference"/>
        </w:rPr>
        <w:commentReference w:id="11"/>
      </w:r>
      <w:commentRangeEnd w:id="12"/>
      <w:r>
        <w:rPr>
          <w:rStyle w:val="CommentReference"/>
        </w:rPr>
        <w:commentReference w:id="12"/>
      </w:r>
      <w:r w:rsidR="00167289" w:rsidRPr="008F2FF4">
        <w:rPr>
          <w:rFonts w:ascii="Times New Roman" w:hAnsi="Times New Roman" w:cs="Times New Roman"/>
          <w:lang w:val="en-US"/>
        </w:rPr>
        <w:t>of the relation between weather events and fishing practice</w:t>
      </w:r>
      <w:r w:rsidR="00A253E1">
        <w:rPr>
          <w:rFonts w:ascii="Times New Roman" w:hAnsi="Times New Roman" w:cs="Times New Roman"/>
          <w:lang w:val="en-US"/>
        </w:rPr>
        <w:t xml:space="preserve"> – I plan to write here a 300 words paragraph (the double of the length of the first two)</w:t>
      </w:r>
    </w:p>
    <w:p w14:paraId="5F290032" w14:textId="77777777" w:rsidR="00A253E1" w:rsidRPr="008F2FF4" w:rsidRDefault="00A253E1" w:rsidP="000C4772">
      <w:pPr>
        <w:pStyle w:val="ListParagraph"/>
        <w:spacing w:after="0" w:line="276" w:lineRule="auto"/>
        <w:jc w:val="both"/>
        <w:rPr>
          <w:rFonts w:ascii="Times New Roman" w:hAnsi="Times New Roman" w:cs="Times New Roman"/>
          <w:lang w:val="en-US"/>
        </w:rPr>
      </w:pPr>
    </w:p>
    <w:p w14:paraId="4DE95C5C" w14:textId="2DAEFE87" w:rsidR="003E6D1D" w:rsidRDefault="003E6D1D" w:rsidP="003E6D1D">
      <w:pPr>
        <w:spacing w:after="0" w:line="276" w:lineRule="auto"/>
        <w:jc w:val="both"/>
        <w:rPr>
          <w:rFonts w:ascii="Times New Roman" w:hAnsi="Times New Roman" w:cs="Times New Roman"/>
          <w:lang w:val="en-US"/>
        </w:rPr>
      </w:pPr>
      <w:r>
        <w:rPr>
          <w:rFonts w:ascii="Times New Roman" w:hAnsi="Times New Roman" w:cs="Times New Roman"/>
          <w:lang w:val="en-US"/>
        </w:rPr>
        <w:t xml:space="preserve">Heatwaves is perhaps the most studied MEW on fisheries systems, and most of the literature has been developed in the Pacific coast of the United States after the severe heatwave of 2018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{"citationID":"l1vznFcB","properties":{"formattedCitation":"(Eurich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2C018F">
        <w:rPr>
          <w:rFonts w:ascii="Times New Roman" w:hAnsi="Times New Roman" w:cs="Times New Roman"/>
          <w:lang w:val="en-GB"/>
        </w:rPr>
        <w:t>(Eurich et al., 2024; Free et al., 2023)</w:t>
      </w:r>
      <w:r>
        <w:rPr>
          <w:rFonts w:ascii="Times New Roman" w:hAnsi="Times New Roman" w:cs="Times New Roman"/>
          <w:lang w:val="en-US"/>
        </w:rPr>
        <w:fldChar w:fldCharType="end"/>
      </w:r>
      <w:r>
        <w:rPr>
          <w:rFonts w:ascii="Times New Roman" w:hAnsi="Times New Roman" w:cs="Times New Roman"/>
          <w:lang w:val="en-US"/>
        </w:rPr>
        <w:t xml:space="preserve">. Other literature is available for storms and natural disasters, especially in tropical zones. </w:t>
      </w:r>
    </w:p>
    <w:p w14:paraId="51F726AE" w14:textId="540E9C9B" w:rsidR="003E6D1D" w:rsidRDefault="003E6D1D" w:rsidP="003E6D1D">
      <w:pPr>
        <w:spacing w:after="0" w:line="276" w:lineRule="auto"/>
        <w:jc w:val="both"/>
        <w:rPr>
          <w:rFonts w:ascii="Times New Roman" w:hAnsi="Times New Roman" w:cs="Times New Roman"/>
          <w:lang w:val="en-US"/>
        </w:rPr>
      </w:pPr>
      <w:r>
        <w:rPr>
          <w:rFonts w:ascii="Times New Roman" w:hAnsi="Times New Roman" w:cs="Times New Roman"/>
          <w:lang w:val="en-US"/>
        </w:rPr>
        <w:t xml:space="preserve">Most of the available literature on extreme weather events has been produced after the disaster. There is little preventive work. In addition, the case study </w:t>
      </w:r>
    </w:p>
    <w:p w14:paraId="45CB4139" w14:textId="77777777" w:rsidR="003E6D1D" w:rsidRDefault="003E6D1D" w:rsidP="003E6D1D">
      <w:pPr>
        <w:spacing w:after="0" w:line="276" w:lineRule="auto"/>
        <w:jc w:val="both"/>
        <w:rPr>
          <w:rFonts w:ascii="Times New Roman" w:hAnsi="Times New Roman" w:cs="Times New Roman"/>
          <w:lang w:val="en-US"/>
        </w:rPr>
      </w:pPr>
    </w:p>
    <w:p w14:paraId="364FD232" w14:textId="7E6CC9A2" w:rsidR="00167289" w:rsidRDefault="002631DE" w:rsidP="00167289">
      <w:pPr>
        <w:spacing w:after="0" w:line="276" w:lineRule="auto"/>
        <w:jc w:val="both"/>
        <w:rPr>
          <w:rFonts w:ascii="Times New Roman" w:hAnsi="Times New Roman" w:cs="Times New Roman"/>
          <w:lang w:val="en-US"/>
        </w:rPr>
      </w:pPr>
      <w:r>
        <w:rPr>
          <w:rFonts w:ascii="Times New Roman" w:hAnsi="Times New Roman" w:cs="Times New Roman"/>
          <w:lang w:val="en-US"/>
        </w:rPr>
        <w:t xml:space="preserve">However, </w:t>
      </w:r>
      <w:commentRangeStart w:id="13"/>
      <w:commentRangeStart w:id="14"/>
      <w:r w:rsidR="00A253E1">
        <w:rPr>
          <w:rFonts w:ascii="Times New Roman" w:hAnsi="Times New Roman" w:cs="Times New Roman"/>
          <w:lang w:val="en-US"/>
        </w:rPr>
        <w:t>the</w:t>
      </w:r>
      <w:r w:rsidR="00167289">
        <w:rPr>
          <w:rFonts w:ascii="Times New Roman" w:hAnsi="Times New Roman" w:cs="Times New Roman"/>
          <w:lang w:val="en-US"/>
        </w:rPr>
        <w:t xml:space="preserve"> knowledge is uneven: lots for heatwaves, large scale fisheries, coastal fisheries. </w:t>
      </w:r>
      <w:commentRangeStart w:id="15"/>
      <w:r w:rsidR="00167289">
        <w:rPr>
          <w:rFonts w:ascii="Times New Roman" w:hAnsi="Times New Roman" w:cs="Times New Roman"/>
          <w:lang w:val="en-US"/>
        </w:rPr>
        <w:t xml:space="preserve">Knowledge gaps in other events, recreational fisheries, fishing guides. </w:t>
      </w:r>
      <w:commentRangeEnd w:id="15"/>
      <w:r w:rsidR="00167289">
        <w:rPr>
          <w:rStyle w:val="CommentReference"/>
        </w:rPr>
        <w:commentReference w:id="15"/>
      </w:r>
      <w:r w:rsidR="00167289">
        <w:rPr>
          <w:rFonts w:ascii="Times New Roman" w:hAnsi="Times New Roman" w:cs="Times New Roman"/>
          <w:lang w:val="en-US"/>
        </w:rPr>
        <w:t xml:space="preserve">. </w:t>
      </w:r>
      <w:commentRangeEnd w:id="13"/>
      <w:r w:rsidR="00167289">
        <w:rPr>
          <w:rStyle w:val="CommentReference"/>
        </w:rPr>
        <w:commentReference w:id="13"/>
      </w:r>
      <w:commentRangeEnd w:id="14"/>
      <w:r w:rsidR="00167289">
        <w:rPr>
          <w:rStyle w:val="CommentReference"/>
        </w:rPr>
        <w:commentReference w:id="14"/>
      </w:r>
      <w:r w:rsidR="00167289">
        <w:rPr>
          <w:rFonts w:ascii="Times New Roman" w:hAnsi="Times New Roman" w:cs="Times New Roman"/>
          <w:lang w:val="en-US"/>
        </w:rPr>
        <w:t xml:space="preserve"> </w:t>
      </w:r>
      <w:commentRangeStart w:id="16"/>
      <w:commentRangeStart w:id="17"/>
      <w:r w:rsidR="00167289">
        <w:rPr>
          <w:rFonts w:ascii="Times New Roman" w:hAnsi="Times New Roman" w:cs="Times New Roman"/>
          <w:lang w:val="en-US"/>
        </w:rPr>
        <w:t>There is</w:t>
      </w:r>
      <w:r w:rsidR="0074122C">
        <w:rPr>
          <w:rFonts w:ascii="Times New Roman" w:hAnsi="Times New Roman" w:cs="Times New Roman"/>
          <w:lang w:val="en-US"/>
        </w:rPr>
        <w:t xml:space="preserve"> a</w:t>
      </w:r>
      <w:r w:rsidR="00167289">
        <w:rPr>
          <w:rFonts w:ascii="Times New Roman" w:hAnsi="Times New Roman" w:cs="Times New Roman"/>
          <w:lang w:val="en-US"/>
        </w:rPr>
        <w:t xml:space="preserve"> need to incorporate social and economic information to evaluate fishing management and to assess readiness </w:t>
      </w:r>
      <w:r w:rsidR="00167289">
        <w:rPr>
          <w:rFonts w:ascii="Times New Roman" w:hAnsi="Times New Roman" w:cs="Times New Roman"/>
          <w:lang w:val="en-US"/>
        </w:rPr>
        <w:fldChar w:fldCharType="begin"/>
      </w:r>
      <w:r w:rsidR="00167289">
        <w:rPr>
          <w:rFonts w:ascii="Times New Roman" w:hAnsi="Times New Roman" w:cs="Times New Roman"/>
          <w:lang w:val="en-US"/>
        </w:rPr>
        <w:instrText xml:space="preserve"> ADDIN ZOTERO_ITEM CSL_CITATION {"citationID":"YQam4wGP","properties":{"formattedCitation":"(Harvey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167289">
        <w:rPr>
          <w:rFonts w:ascii="Times New Roman" w:hAnsi="Times New Roman" w:cs="Times New Roman"/>
          <w:lang w:val="en-US"/>
        </w:rPr>
        <w:fldChar w:fldCharType="separate"/>
      </w:r>
      <w:r w:rsidR="00167289" w:rsidRPr="00EA77AF">
        <w:rPr>
          <w:rFonts w:ascii="Times New Roman" w:hAnsi="Times New Roman" w:cs="Times New Roman"/>
          <w:lang w:val="en-GB"/>
        </w:rPr>
        <w:t>(Harvey et al., 2025)</w:t>
      </w:r>
      <w:r w:rsidR="00167289">
        <w:rPr>
          <w:rFonts w:ascii="Times New Roman" w:hAnsi="Times New Roman" w:cs="Times New Roman"/>
          <w:lang w:val="en-US"/>
        </w:rPr>
        <w:fldChar w:fldCharType="end"/>
      </w:r>
      <w:commentRangeEnd w:id="16"/>
      <w:r w:rsidR="001F13C0">
        <w:rPr>
          <w:rStyle w:val="CommentReference"/>
        </w:rPr>
        <w:commentReference w:id="16"/>
      </w:r>
      <w:commentRangeEnd w:id="17"/>
      <w:r w:rsidR="00031133">
        <w:rPr>
          <w:rStyle w:val="CommentReference"/>
        </w:rPr>
        <w:commentReference w:id="17"/>
      </w:r>
    </w:p>
    <w:p w14:paraId="2F3F91BF" w14:textId="77777777" w:rsidR="00167289" w:rsidRDefault="00167289" w:rsidP="00167289">
      <w:pPr>
        <w:spacing w:after="0" w:line="276" w:lineRule="auto"/>
        <w:jc w:val="both"/>
        <w:rPr>
          <w:rFonts w:ascii="Times New Roman" w:hAnsi="Times New Roman" w:cs="Times New Roman"/>
          <w:lang w:val="en-US"/>
        </w:rPr>
      </w:pPr>
    </w:p>
    <w:p w14:paraId="34C70E1A" w14:textId="77777777" w:rsidR="00167289" w:rsidRPr="007F46A2" w:rsidRDefault="00167289" w:rsidP="00167289">
      <w:pPr>
        <w:pStyle w:val="ListParagraph"/>
        <w:numPr>
          <w:ilvl w:val="0"/>
          <w:numId w:val="2"/>
        </w:numPr>
        <w:spacing w:after="0" w:line="276" w:lineRule="auto"/>
        <w:jc w:val="both"/>
        <w:rPr>
          <w:rFonts w:ascii="Times New Roman" w:hAnsi="Times New Roman" w:cs="Times New Roman"/>
          <w:lang w:val="en-US"/>
        </w:rPr>
      </w:pPr>
      <w:bookmarkStart w:id="18" w:name="_Hlk215487696"/>
      <w:commentRangeStart w:id="19"/>
      <w:commentRangeStart w:id="20"/>
      <w:r>
        <w:rPr>
          <w:rFonts w:ascii="Times New Roman" w:hAnsi="Times New Roman" w:cs="Times New Roman"/>
          <w:lang w:val="en-US"/>
        </w:rPr>
        <w:lastRenderedPageBreak/>
        <w:t>Research question</w:t>
      </w:r>
      <w:commentRangeEnd w:id="19"/>
      <w:r w:rsidR="002854CE">
        <w:rPr>
          <w:rStyle w:val="CommentReference"/>
        </w:rPr>
        <w:commentReference w:id="19"/>
      </w:r>
      <w:commentRangeEnd w:id="20"/>
      <w:r w:rsidR="00EA75DA">
        <w:rPr>
          <w:rStyle w:val="CommentReference"/>
        </w:rPr>
        <w:commentReference w:id="20"/>
      </w:r>
    </w:p>
    <w:p w14:paraId="4AE4C489" w14:textId="77777777" w:rsidR="005F4DEB" w:rsidRDefault="005F4DEB" w:rsidP="00167289">
      <w:pPr>
        <w:spacing w:after="0" w:line="276" w:lineRule="auto"/>
        <w:jc w:val="both"/>
        <w:rPr>
          <w:rFonts w:ascii="Times New Roman" w:hAnsi="Times New Roman" w:cs="Times New Roman"/>
          <w:lang w:val="en-US"/>
        </w:rPr>
      </w:pPr>
      <w:bookmarkStart w:id="21" w:name="_Hlk215487702"/>
      <w:bookmarkEnd w:id="18"/>
    </w:p>
    <w:p w14:paraId="412AE39B" w14:textId="77777777" w:rsidR="00031133" w:rsidRPr="005F4DEB" w:rsidRDefault="00031133" w:rsidP="00031133">
      <w:pPr>
        <w:spacing w:after="0" w:line="276" w:lineRule="auto"/>
        <w:jc w:val="both"/>
        <w:rPr>
          <w:rFonts w:ascii="Times New Roman" w:hAnsi="Times New Roman" w:cs="Times New Roman"/>
          <w:lang w:val="en-GB"/>
        </w:rPr>
      </w:pPr>
      <w:r>
        <w:rPr>
          <w:rFonts w:ascii="Times New Roman" w:hAnsi="Times New Roman" w:cs="Times New Roman"/>
          <w:lang w:val="en-GB"/>
        </w:rPr>
        <w:t>In this study w</w:t>
      </w:r>
      <w:commentRangeStart w:id="22"/>
      <w:commentRangeStart w:id="23"/>
      <w:r w:rsidRPr="005F4DEB">
        <w:rPr>
          <w:rFonts w:ascii="Times New Roman" w:hAnsi="Times New Roman" w:cs="Times New Roman"/>
          <w:lang w:val="en-GB"/>
        </w:rPr>
        <w:t xml:space="preserve">e </w:t>
      </w:r>
      <w:commentRangeEnd w:id="22"/>
      <w:r>
        <w:rPr>
          <w:rStyle w:val="CommentReference"/>
        </w:rPr>
        <w:commentReference w:id="22"/>
      </w:r>
      <w:commentRangeEnd w:id="23"/>
      <w:r>
        <w:rPr>
          <w:rStyle w:val="CommentReference"/>
        </w:rPr>
        <w:commentReference w:id="23"/>
      </w:r>
      <w:r>
        <w:rPr>
          <w:rFonts w:ascii="Times New Roman" w:hAnsi="Times New Roman" w:cs="Times New Roman"/>
          <w:lang w:val="en-GB"/>
        </w:rPr>
        <w:t>analyse</w:t>
      </w:r>
      <w:r w:rsidRPr="005F4DEB">
        <w:rPr>
          <w:rFonts w:ascii="Times New Roman" w:hAnsi="Times New Roman" w:cs="Times New Roman"/>
          <w:lang w:val="en-GB"/>
        </w:rPr>
        <w:t xml:space="preserve"> how a comprehensive set of fishing styles </w:t>
      </w:r>
      <w:r>
        <w:rPr>
          <w:rFonts w:ascii="Times New Roman" w:hAnsi="Times New Roman" w:cs="Times New Roman"/>
          <w:lang w:val="en-GB"/>
        </w:rPr>
        <w:t>in the Swedish Baltic Sea perceive MEWs</w:t>
      </w:r>
      <w:r w:rsidRPr="005F4DEB">
        <w:rPr>
          <w:rFonts w:ascii="Times New Roman" w:hAnsi="Times New Roman" w:cs="Times New Roman"/>
          <w:lang w:val="en-GB"/>
        </w:rPr>
        <w:t xml:space="preserve"> </w:t>
      </w:r>
      <w:r>
        <w:rPr>
          <w:rFonts w:ascii="Times New Roman" w:hAnsi="Times New Roman" w:cs="Times New Roman"/>
          <w:lang w:val="en-GB"/>
        </w:rPr>
        <w:t xml:space="preserve">interact with their fishing operations. We code </w:t>
      </w:r>
      <w:proofErr w:type="gramStart"/>
      <w:r>
        <w:rPr>
          <w:rFonts w:ascii="Times New Roman" w:hAnsi="Times New Roman" w:cs="Times New Roman"/>
          <w:lang w:val="en-GB"/>
        </w:rPr>
        <w:t>fishers</w:t>
      </w:r>
      <w:proofErr w:type="gramEnd"/>
      <w:r>
        <w:rPr>
          <w:rFonts w:ascii="Times New Roman" w:hAnsi="Times New Roman" w:cs="Times New Roman"/>
          <w:lang w:val="en-GB"/>
        </w:rPr>
        <w:t xml:space="preserve"> perception into a Bayesian Network and we report the </w:t>
      </w:r>
      <w:r w:rsidRPr="005F4DEB">
        <w:rPr>
          <w:rFonts w:ascii="Times New Roman" w:hAnsi="Times New Roman" w:cs="Times New Roman"/>
          <w:lang w:val="en-GB"/>
        </w:rPr>
        <w:t>risk</w:t>
      </w:r>
      <w:r>
        <w:rPr>
          <w:rFonts w:ascii="Times New Roman" w:hAnsi="Times New Roman" w:cs="Times New Roman"/>
          <w:lang w:val="en-GB"/>
        </w:rPr>
        <w:t xml:space="preserve"> that an alteration of fishing practices results in losing</w:t>
      </w:r>
      <w:r w:rsidRPr="005F4DEB">
        <w:rPr>
          <w:rFonts w:ascii="Times New Roman" w:hAnsi="Times New Roman" w:cs="Times New Roman"/>
          <w:lang w:val="en-GB"/>
        </w:rPr>
        <w:t xml:space="preserve"> economic, individual and societal values</w:t>
      </w:r>
      <w:r>
        <w:rPr>
          <w:rFonts w:ascii="Times New Roman" w:hAnsi="Times New Roman" w:cs="Times New Roman"/>
          <w:lang w:val="en-GB"/>
        </w:rPr>
        <w:t>.</w:t>
      </w:r>
      <w:r w:rsidRPr="005F4DEB">
        <w:rPr>
          <w:rFonts w:ascii="Times New Roman" w:hAnsi="Times New Roman" w:cs="Times New Roman"/>
          <w:lang w:val="en-GB"/>
        </w:rPr>
        <w:t xml:space="preserve"> </w:t>
      </w:r>
      <w:r>
        <w:rPr>
          <w:rFonts w:ascii="Times New Roman" w:hAnsi="Times New Roman" w:cs="Times New Roman"/>
          <w:lang w:val="en-GB"/>
        </w:rPr>
        <w:t>We specifically ask (</w:t>
      </w:r>
      <w:proofErr w:type="spellStart"/>
      <w:r w:rsidRPr="000C4772">
        <w:rPr>
          <w:rFonts w:ascii="Times New Roman" w:hAnsi="Times New Roman" w:cs="Times New Roman"/>
          <w:i/>
          <w:iCs/>
          <w:lang w:val="en-GB"/>
        </w:rPr>
        <w:t>i</w:t>
      </w:r>
      <w:proofErr w:type="spellEnd"/>
      <w:r>
        <w:rPr>
          <w:rFonts w:ascii="Times New Roman" w:hAnsi="Times New Roman" w:cs="Times New Roman"/>
          <w:lang w:val="en-GB"/>
        </w:rPr>
        <w:t xml:space="preserve">) what </w:t>
      </w:r>
      <w:proofErr w:type="gramStart"/>
      <w:r>
        <w:rPr>
          <w:rFonts w:ascii="Times New Roman" w:hAnsi="Times New Roman" w:cs="Times New Roman"/>
          <w:lang w:val="en-GB"/>
        </w:rPr>
        <w:t>are the MEWs</w:t>
      </w:r>
      <w:proofErr w:type="gramEnd"/>
      <w:r>
        <w:rPr>
          <w:rFonts w:ascii="Times New Roman" w:hAnsi="Times New Roman" w:cs="Times New Roman"/>
          <w:lang w:val="en-GB"/>
        </w:rPr>
        <w:t xml:space="preserve"> carrying the larger risks; (</w:t>
      </w:r>
      <w:r w:rsidRPr="000C4772">
        <w:rPr>
          <w:rFonts w:ascii="Times New Roman" w:hAnsi="Times New Roman" w:cs="Times New Roman"/>
          <w:i/>
          <w:iCs/>
          <w:lang w:val="en-GB"/>
        </w:rPr>
        <w:t>ii</w:t>
      </w:r>
      <w:r>
        <w:rPr>
          <w:rFonts w:ascii="Times New Roman" w:hAnsi="Times New Roman" w:cs="Times New Roman"/>
          <w:lang w:val="en-GB"/>
        </w:rPr>
        <w:t>) what are the fishing styles more at risk; and (</w:t>
      </w:r>
      <w:r w:rsidRPr="000C4772">
        <w:rPr>
          <w:rFonts w:ascii="Times New Roman" w:hAnsi="Times New Roman" w:cs="Times New Roman"/>
          <w:i/>
          <w:iCs/>
          <w:lang w:val="en-GB"/>
        </w:rPr>
        <w:t>iii</w:t>
      </w:r>
      <w:r>
        <w:rPr>
          <w:rFonts w:ascii="Times New Roman" w:hAnsi="Times New Roman" w:cs="Times New Roman"/>
          <w:lang w:val="en-GB"/>
        </w:rPr>
        <w:t>) if a change in</w:t>
      </w:r>
      <w:r w:rsidRPr="005F4DEB">
        <w:rPr>
          <w:rFonts w:ascii="Times New Roman" w:hAnsi="Times New Roman" w:cs="Times New Roman"/>
          <w:lang w:val="en-GB"/>
        </w:rPr>
        <w:t xml:space="preserve"> stock status</w:t>
      </w:r>
      <w:r>
        <w:rPr>
          <w:rFonts w:ascii="Times New Roman" w:hAnsi="Times New Roman" w:cs="Times New Roman"/>
          <w:lang w:val="en-GB"/>
        </w:rPr>
        <w:t xml:space="preserve"> can compensate or exacerbate individual and societal risks. </w:t>
      </w:r>
    </w:p>
    <w:p w14:paraId="68B73FC0" w14:textId="77777777" w:rsidR="00EA75DA" w:rsidRDefault="00EA75DA" w:rsidP="00031133">
      <w:pPr>
        <w:spacing w:after="0" w:line="276" w:lineRule="auto"/>
        <w:jc w:val="both"/>
        <w:rPr>
          <w:rFonts w:ascii="Times New Roman" w:hAnsi="Times New Roman" w:cs="Times New Roman"/>
          <w:lang w:val="en-GB"/>
        </w:rPr>
      </w:pPr>
    </w:p>
    <w:p w14:paraId="270E760E" w14:textId="2B565479" w:rsidR="00B45EEE" w:rsidRDefault="00031133" w:rsidP="005A29A2">
      <w:pPr>
        <w:spacing w:after="0" w:line="276" w:lineRule="auto"/>
        <w:jc w:val="both"/>
        <w:rPr>
          <w:rFonts w:ascii="Times New Roman" w:hAnsi="Times New Roman" w:cs="Times New Roman"/>
          <w:lang w:val="en-GB"/>
        </w:rPr>
      </w:pPr>
      <w:r w:rsidRPr="00FD600F">
        <w:rPr>
          <w:rFonts w:ascii="Times New Roman" w:hAnsi="Times New Roman" w:cs="Times New Roman"/>
          <w:lang w:val="en-GB"/>
        </w:rPr>
        <w:t xml:space="preserve">The method allows for scenario testing and identification of causal chain of effects and can be used </w:t>
      </w:r>
      <w:r>
        <w:rPr>
          <w:rFonts w:ascii="Times New Roman" w:hAnsi="Times New Roman" w:cs="Times New Roman"/>
          <w:lang w:val="en-GB"/>
        </w:rPr>
        <w:t xml:space="preserve">as decision support tool </w:t>
      </w:r>
      <w:r w:rsidRPr="00FD600F">
        <w:rPr>
          <w:rFonts w:ascii="Times New Roman" w:hAnsi="Times New Roman" w:cs="Times New Roman"/>
          <w:lang w:val="en-GB"/>
        </w:rPr>
        <w:t xml:space="preserve">to inform on measures for climate change adaptation. </w:t>
      </w:r>
      <w:r w:rsidR="00B45EEE">
        <w:rPr>
          <w:rFonts w:ascii="Times New Roman" w:hAnsi="Times New Roman" w:cs="Times New Roman"/>
          <w:lang w:val="en-GB"/>
        </w:rPr>
        <w:t>We use the Bothnian sea (</w:t>
      </w:r>
      <w:r w:rsidR="00B45EEE" w:rsidRPr="006038B6">
        <w:rPr>
          <w:rFonts w:ascii="Times New Roman" w:hAnsi="Times New Roman" w:cs="Times New Roman"/>
          <w:lang w:val="en-GB"/>
        </w:rPr>
        <w:t>ICES division)</w:t>
      </w:r>
      <w:r w:rsidR="00B45EEE">
        <w:rPr>
          <w:rFonts w:ascii="Times New Roman" w:hAnsi="Times New Roman" w:cs="Times New Roman"/>
          <w:lang w:val="en-GB"/>
        </w:rPr>
        <w:t xml:space="preserve"> in the Northern Baltic Sea (</w:t>
      </w:r>
      <w:commentRangeStart w:id="24"/>
      <w:r w:rsidR="00B45EEE">
        <w:rPr>
          <w:rFonts w:ascii="Times New Roman" w:hAnsi="Times New Roman" w:cs="Times New Roman"/>
          <w:lang w:val="en-GB"/>
        </w:rPr>
        <w:t>Figure</w:t>
      </w:r>
      <w:commentRangeEnd w:id="24"/>
      <w:r w:rsidR="00B1626E">
        <w:rPr>
          <w:rStyle w:val="CommentReference"/>
        </w:rPr>
        <w:commentReference w:id="24"/>
      </w:r>
      <w:r w:rsidR="00B1626E">
        <w:rPr>
          <w:rFonts w:ascii="Times New Roman" w:hAnsi="Times New Roman" w:cs="Times New Roman"/>
          <w:lang w:val="en-GB"/>
        </w:rPr>
        <w:t>?</w:t>
      </w:r>
      <w:r w:rsidR="00B45EEE">
        <w:rPr>
          <w:rFonts w:ascii="Times New Roman" w:hAnsi="Times New Roman" w:cs="Times New Roman"/>
          <w:lang w:val="en-GB"/>
        </w:rPr>
        <w:t xml:space="preserve">) as a case study. </w:t>
      </w:r>
      <w:r w:rsidR="00B45EEE">
        <w:rPr>
          <w:rFonts w:ascii="Times New Roman" w:hAnsi="Times New Roman" w:cs="Times New Roman"/>
          <w:lang w:val="en-US"/>
        </w:rPr>
        <w:t>T</w:t>
      </w:r>
      <w:r w:rsidR="00FD600F">
        <w:rPr>
          <w:rFonts w:ascii="Times New Roman" w:hAnsi="Times New Roman" w:cs="Times New Roman"/>
          <w:lang w:val="en-GB"/>
        </w:rPr>
        <w:t>he Baltic Sea</w:t>
      </w:r>
      <w:r w:rsidR="00B45EEE">
        <w:rPr>
          <w:rFonts w:ascii="Times New Roman" w:hAnsi="Times New Roman" w:cs="Times New Roman"/>
          <w:lang w:val="en-GB"/>
        </w:rPr>
        <w:t xml:space="preserve"> is</w:t>
      </w:r>
      <w:r w:rsidR="00FD600F">
        <w:rPr>
          <w:rFonts w:ascii="Times New Roman" w:hAnsi="Times New Roman" w:cs="Times New Roman"/>
          <w:lang w:val="en-GB"/>
        </w:rPr>
        <w:t xml:space="preserve"> an hotspot for climate change </w:t>
      </w:r>
      <w:r w:rsidR="00FD600F">
        <w:rPr>
          <w:rFonts w:ascii="Times New Roman" w:hAnsi="Times New Roman" w:cs="Times New Roman"/>
          <w:lang w:val="en-GB"/>
        </w:rPr>
        <w:fldChar w:fldCharType="begin"/>
      </w:r>
      <w:r w:rsidR="00FD600F">
        <w:rPr>
          <w:rFonts w:ascii="Times New Roman" w:hAnsi="Times New Roman" w:cs="Times New Roman"/>
          <w:lang w:val="en-GB"/>
        </w:rPr>
        <w:instrText xml:space="preserve"> ADDIN ZOTERO_ITEM CSL_CITATION {"citationID":"xwx3Wjv3","properties":{"formattedCitation":"(Meier et al., 2022)","plainCitation":"(Meier et al., 2022)","noteIndex":0},"citationItems":[{"id":1374,"uris":["http://zotero.org/users/6838574/items/3YUZ3ZGM"],"itemData":{"id":1374,"type":"article-journal","abstract":"Based on the Baltic Earth Assessment Reports of this thematic issue in Earth System Dynamics and recent peer-reviewed literature, current knowledge of the effects of global warming on past and future changes in climate of the Baltic Sea region is summarised and assessed. The study is an update of the Second Assessment of Climate Change (BACC II) published in 2015 and focuses on the atmosphere, land, cryosphere, ocean, sediments, and the terrestrial and marine biosphere. Based on the summaries of the recent knowledge gained in palaeo-, historical, and future regional climate research, we find that the main conclusions from earlier assessments still remain valid. However, new long-term, homogenous observational records, for example, for Scandinavian glacier inventories, sea-level-driven saltwater inflows, so-called Major Baltic Inflows, and phytoplankton species distribution, and new scenario simulations with improved models, for example, for glaciers, lake ice, and marine food web, have become available. In many cases, uncertainties can now be better estimated than before because more models were included in the ensembles, especially for the Baltic Sea. With the help of coupled models, feedbacks between several components of the Earth system have been studied, and multiple driver studies were performed, e.g. projections of the food web that include fisheries, eutrophication, and climate change. New datasets and projections have led to a revised understanding of changes in some variables such as salinity. Furthermore, it has become evident that natural variability, in particular for the ocean on multidecadal timescales, is greater than previously estimated, challenging our ability to detect observed and projected changes in climate. In this context, the first palaeoclimate simulations regionalised for the Baltic Sea region are instructive. Hence, estimated uncertainties for the projections of many variables increased. In addition to the well-known influence of the North Atlantic Oscillation, it was found that also other low-frequency modes of internal variability, such as the Atlantic Multidecadal Variability, have profound effects on the climate of the Baltic Sea region. Challenges were also identified, such as the systematic discrepancy between future cloudiness trends in global and regional models and the difficulty of confidently attributing large observed changes in marine ecosystems to climate change. Finally, we compare our results with other coastal sea assessments, such as the North Sea Region Climate Change Assessment (NOSCCA), and find that the effects of climate change on the Baltic Sea differ from those on the North Sea, since Baltic Sea oceanography and ecosystems are very different from other coastal seas such as the North Sea. While the North Sea dynamics are dominated by tides, the Baltic Sea is characterised by brackish water, a perennial vertical stratification in the southern subbasins, and a seasonal sea ice cover in the northern subbasins.","container-title":"Earth System Dynamics","DOI":"10.5194/esd-13-457-2022","ISSN":"2190-4979","issue":"1","language":"English","note":"publisher: Copernicus GmbH","page":"457-593","source":"Copernicus Online Journals","title":"Climate change in the Baltic Sea region: a summary","title-short":"Climate change in the Baltic Sea region","volume":"13","author":[{"family":"Meier","given":"H. E. Markus"},{"family":"Kniebusch","given":"Madline"},{"family":"Dieterich","given":"Christian"},{"family":"Gröger","given":"Matthias"},{"family":"Zorita","given":"Eduardo"},{"family":"Elmgren","given":"Ragnar"},{"family":"Myrberg","given":"Kai"},{"family":"Ahola","given":"Markus P."},{"family":"Bartosova","given":"Alena"},{"family":"Bonsdorff","given":"Erik"},{"family":"Börgel","given":"Florian"},{"family":"Capell","given":"Rene"},{"family":"Carlén","given":"Ida"},{"family":"Carlund","given":"Thomas"},{"family":"Carstensen","given":"Jacob"},{"family":"Christensen","given":"Ole B."},{"family":"Dierschke","given":"Volker"},{"family":"Frauen","given":"Claudia"},{"family":"Frederiksen","given":"Morten"},{"family":"Gaget","given":"Elie"},{"family":"Galatius","given":"Anders"},{"family":"Haapala","given":"Jari J."},{"family":"Halkka","given":"Antti"},{"family":"Hugelius","given":"Gustaf"},{"family":"Hünicke","given":"Birgit"},{"family":"Jaagus","given":"Jaak"},{"family":"Jüssi","given":"Mart"},{"family":"Käyhkö","given":"Jukka"},{"family":"Kirchner","given":"Nina"},{"family":"Kjellström","given":"Erik"},{"family":"Kulinski","given":"Karol"},{"family":"Lehmann","given":"Andreas"},{"family":"Lindström","given":"Göran"},{"family":"May","given":"Wilhelm"},{"family":"Miller","given":"Paul A."},{"family":"Mohrholz","given":"Volker"},{"family":"Müller-Karulis","given":"Bärbel"},{"family":"Pavón-Jordán","given":"Diego"},{"family":"Quante","given":"Markus"},{"family":"Reckermann","given":"Marcus"},{"family":"Rutgersson","given":"Anna"},{"family":"Savchuk","given":"Oleg P."},{"family":"Stendel","given":"Martin"},{"family":"Tuomi","given":"Laura"},{"family":"Viitasalo","given":"Markku"},{"family":"Weisse","given":"Ralf"},{"family":"Zhang","given":"Wenyan"}],"issued":{"date-parts":[["2022",3,15]]}}}],"schema":"https://github.com/citation-style-language/schema/raw/master/csl-citation.json"} </w:instrText>
      </w:r>
      <w:r w:rsidR="00FD600F">
        <w:rPr>
          <w:rFonts w:ascii="Times New Roman" w:hAnsi="Times New Roman" w:cs="Times New Roman"/>
          <w:lang w:val="en-GB"/>
        </w:rPr>
        <w:fldChar w:fldCharType="separate"/>
      </w:r>
      <w:r w:rsidR="00FD600F" w:rsidRPr="00C22E52">
        <w:rPr>
          <w:rFonts w:ascii="Times New Roman" w:hAnsi="Times New Roman" w:cs="Times New Roman"/>
          <w:lang w:val="en-GB"/>
        </w:rPr>
        <w:t>(Meier et al., 2022)</w:t>
      </w:r>
      <w:r w:rsidR="00FD600F">
        <w:rPr>
          <w:rFonts w:ascii="Times New Roman" w:hAnsi="Times New Roman" w:cs="Times New Roman"/>
          <w:lang w:val="en-GB"/>
        </w:rPr>
        <w:fldChar w:fldCharType="end"/>
      </w:r>
      <w:r w:rsidR="00FD600F">
        <w:rPr>
          <w:rFonts w:ascii="Times New Roman" w:hAnsi="Times New Roman" w:cs="Times New Roman"/>
          <w:lang w:val="en-GB"/>
        </w:rPr>
        <w:t xml:space="preserve"> and anthropic impacts </w:t>
      </w:r>
      <w:r w:rsidR="00FD600F">
        <w:rPr>
          <w:rFonts w:ascii="Times New Roman" w:hAnsi="Times New Roman" w:cs="Times New Roman"/>
          <w:lang w:val="en-GB"/>
        </w:rPr>
        <w:fldChar w:fldCharType="begin"/>
      </w:r>
      <w:r w:rsidR="00FD600F">
        <w:rPr>
          <w:rFonts w:ascii="Times New Roman" w:hAnsi="Times New Roman" w:cs="Times New Roman"/>
          <w:lang w:val="en-GB"/>
        </w:rPr>
        <w:instrText xml:space="preserve"> ADDIN ZOTERO_ITEM CSL_CITATION {"citationID":"CllEwBNb","properties":{"formattedCitation":"(Reusch et al., 2018)","plainCitation":"(Reusch et al., 2018)","noteIndex":0},"citationItems":[{"id":373,"uris":["http://zotero.org/users/6838574/items/RPTIUIH6"],"itemData":{"id":373,"type":"article-journal","abstract":"Coastal global oceans are expected to undergo drastic changes driven by climate change and increasing anthropogenic pressures in coming decades. Predicting specific future conditions and assessing the best management strategies to maintain ecosystem integrity and sustainable resource use are difficult, because of multiple interacting pressures, uncertain projections, and a lack of test cases for management. We argue that the Baltic Sea can serve as a time machine to study consequences and mitigation of future coastal perturbations, due to its unique combination of an early history of multistressor disturbance and ecosystem deterioration and early implementation of cross-border environmental management to address these problems. The Baltic Sea also stands out in providing a strong scientific foundation and accessibility to long-term data series that provide a unique opportunity to assess the efficacy of management actions to address the breakdown of ecosystem functions. Trend reversals such as the return of top predators, recovering fish stocks, and reduced input of nutrient and harmful substances could be achieved only by implementing an international, cooperative governance structure transcending its complex multistate policy setting, with integrated management of watershed and sea. The Baltic Sea also demonstrates how rapidly progressing global pressures, particularly warming of Baltic waters and the surrounding catchment area, can offset the efficacy of current management approaches. This situation calls for management that is (i) conservative to provide a buffer against regionally unmanageable global perturbations, (ii) adaptive to react to new management challenges, and, ultimately, (iii) multisectorial and integrative to address conflicts associated with economic trade-offs.","container-title":"Science Advances","DOI":"10.1126/sciadv.aar8195","ISSN":"2375-2548","issue":"5","journalAbbreviation":"Sci Adv","language":"eng","note":"PMID: 29750199\nPMCID: PMC5942908","page":"eaar8195","source":"PubMed","title":"The Baltic Sea as a time machine for the future coastal ocean","volume":"4","author":[{"family":"Reusch","given":"Thorsten B. H."},{"family":"Dierking","given":"Jan"},{"family":"Andersson","given":"Helen C."},{"family":"Bonsdorff","given":"Erik"},{"family":"Carstensen","given":"Jacob"},{"family":"Casini","given":"Michele"},{"family":"Czajkowski","given":"Mikolaj"},{"family":"Hasler","given":"Berit"},{"family":"Hinsby","given":"Klaus"},{"family":"Hyytiäinen","given":"Kari"},{"family":"Johannesson","given":"Kerstin"},{"family":"Jomaa","given":"Seifeddine"},{"family":"Jormalainen","given":"Veijo"},{"family":"Kuosa","given":"Harri"},{"family":"Kurland","given":"Sara"},{"family":"Laikre","given":"Linda"},{"family":"MacKenzie","given":"Brian R."},{"family":"Margonski","given":"Piotr"},{"family":"Melzner","given":"Frank"},{"family":"Oesterwind","given":"Daniel"},{"family":"Ojaveer","given":"Henn"},{"family":"Refsgaard","given":"Jens Christian"},{"family":"Sandström","given":"Annica"},{"family":"Schwarz","given":"Gerald"},{"family":"Tonderski","given":"Karin"},{"family":"Winder","given":"Monika"},{"family":"Zandersen","given":"Marianne"}],"issued":{"date-parts":[["2018",5]]}}}],"schema":"https://github.com/citation-style-language/schema/raw/master/csl-citation.json"} </w:instrText>
      </w:r>
      <w:r w:rsidR="00FD600F">
        <w:rPr>
          <w:rFonts w:ascii="Times New Roman" w:hAnsi="Times New Roman" w:cs="Times New Roman"/>
          <w:lang w:val="en-GB"/>
        </w:rPr>
        <w:fldChar w:fldCharType="separate"/>
      </w:r>
      <w:r w:rsidR="00FD600F" w:rsidRPr="00C22E52">
        <w:rPr>
          <w:rFonts w:ascii="Times New Roman" w:hAnsi="Times New Roman" w:cs="Times New Roman"/>
          <w:lang w:val="en-GB"/>
        </w:rPr>
        <w:t>(Reusch et al., 2018)</w:t>
      </w:r>
      <w:r w:rsidR="00FD600F">
        <w:rPr>
          <w:rFonts w:ascii="Times New Roman" w:hAnsi="Times New Roman" w:cs="Times New Roman"/>
          <w:lang w:val="en-GB"/>
        </w:rPr>
        <w:fldChar w:fldCharType="end"/>
      </w:r>
      <w:r w:rsidR="00B45EEE">
        <w:rPr>
          <w:rFonts w:ascii="Times New Roman" w:hAnsi="Times New Roman" w:cs="Times New Roman"/>
          <w:lang w:val="en-GB"/>
        </w:rPr>
        <w:t xml:space="preserve">. </w:t>
      </w:r>
      <w:r w:rsidR="00FD600F">
        <w:rPr>
          <w:rFonts w:ascii="Times New Roman" w:hAnsi="Times New Roman" w:cs="Times New Roman"/>
          <w:lang w:val="en-GB"/>
        </w:rPr>
        <w:t xml:space="preserve">In analogy to global trends </w:t>
      </w:r>
      <w:r w:rsidR="00FD600F" w:rsidRPr="00BD41E8">
        <w:rPr>
          <w:rFonts w:ascii="Times New Roman" w:hAnsi="Times New Roman" w:cs="Times New Roman"/>
          <w:lang w:val="en-GB"/>
        </w:rPr>
        <w:fldChar w:fldCharType="begin"/>
      </w:r>
      <w:r w:rsidR="00FD600F" w:rsidRPr="00BD41E8">
        <w:rPr>
          <w:rFonts w:ascii="Times New Roman" w:hAnsi="Times New Roman" w:cs="Times New Roman"/>
          <w:lang w:val="en-GB"/>
        </w:rPr>
        <w:instrText xml:space="preserve"> ADDIN ZOTERO_ITEM CSL_CITATION {"citationID":"NrCLpL2D","properties":{"formattedCitation":"(Field et al., 2012)","plainCitation":"(Field et al., 2012)","noteIndex":0},"citationItems":[{"id":2753,"uris":["http://zotero.org/users/6838574/items/D82YHHGG"],"itemData":{"id":2753,"type":"book","abstract":"This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F."},{"family":"Dahe","given":"Qin"}],"accessed":{"date-parts":[["2025",12,1]]},"issued":{"date-parts":[["2012",5,28]]}}}],"schema":"https://github.com/citation-style-language/schema/raw/master/csl-citation.json"} </w:instrText>
      </w:r>
      <w:r w:rsidR="00FD600F" w:rsidRPr="00BD41E8">
        <w:rPr>
          <w:rFonts w:ascii="Times New Roman" w:hAnsi="Times New Roman" w:cs="Times New Roman"/>
          <w:lang w:val="en-GB"/>
        </w:rPr>
        <w:fldChar w:fldCharType="separate"/>
      </w:r>
      <w:r w:rsidR="00FD600F" w:rsidRPr="00BD41E8">
        <w:rPr>
          <w:rFonts w:ascii="Times New Roman" w:hAnsi="Times New Roman" w:cs="Times New Roman"/>
          <w:lang w:val="en-GB"/>
        </w:rPr>
        <w:t>(Field et al., 2012)</w:t>
      </w:r>
      <w:r w:rsidR="00FD600F" w:rsidRPr="00BD41E8">
        <w:rPr>
          <w:rFonts w:ascii="Times New Roman" w:hAnsi="Times New Roman" w:cs="Times New Roman"/>
          <w:lang w:val="en-GB"/>
        </w:rPr>
        <w:fldChar w:fldCharType="end"/>
      </w:r>
      <w:r w:rsidR="00FD600F">
        <w:rPr>
          <w:rFonts w:ascii="Times New Roman" w:hAnsi="Times New Roman" w:cs="Times New Roman"/>
          <w:lang w:val="en-GB"/>
        </w:rPr>
        <w:t xml:space="preserve">, in the Baltic Sea there is increasing frequency of MEW including intense peaks of water temperature, storminess and precipitation </w:t>
      </w:r>
      <w:r w:rsidR="00FD600F">
        <w:rPr>
          <w:rFonts w:ascii="Times New Roman" w:hAnsi="Times New Roman" w:cs="Times New Roman"/>
          <w:lang w:val="en-GB"/>
        </w:rPr>
        <w:fldChar w:fldCharType="begin"/>
      </w:r>
      <w:r w:rsidR="00FD600F">
        <w:rPr>
          <w:rFonts w:ascii="Times New Roman" w:hAnsi="Times New Roman" w:cs="Times New Roman"/>
          <w:lang w:val="en-GB"/>
        </w:rPr>
        <w:instrText xml:space="preserve"> ADDIN ZOTERO_ITEM CSL_CITATION {"citationID":"FMzko7Mi","properties":{"formattedCitation":"(Rutgersson et al., 2022)","plainCitation":"(Rutgersson et al., 2022)","noteIndex":0},"citationItems":[{"id":2754,"uris":["http://zotero.org/users/6838574/items/BYUV5D6T"],"itemData":{"id":2754,"type":"article-journal","abstract":"A natural hazard is a naturally occurring extreme event that has a negative effect on people and society or the environment. Natural hazards may have severe implications for human life and can potentially generate economic losses and damage ecosystems. A better understanding of their major causes, probability of occurrence, and consequences enables society to be better prepared to save human lives as well as to invest in adaptation options. Natural hazards related to climate change are identified as one of the Grand Challenges in the Baltic Sea region. Here, we summarize existing knowledge about extreme events in the Baltic Sea region with a focus on the past 200 years as well as on future climate scenarios. The events considered here are the major hydro-meteorological events in the region and include wind storms, extreme waves, high and low sea levels, ice ridging, heavy precipitation, sea-effect snowfall, river floods, heat waves, ice seasons, and drought. We also address some ecological extremes and the implications of extreme events for society (phytoplankton blooms, forest fires, coastal flooding, offshore infrastructure, and shipping). Significant knowledge gaps are identified, including the response of large-scale atmospheric circulation to climate change and also concerning specific events, for example, the occurrence of marine heat waves and small-scale variability in precipitation. Suggestions for future research include the further development of high-resolution Earth system models and the potential use of methodologies for data analysis (statistical methods and machine learning). With respect to the expected impacts of climate change, changes are expected for sea level, extreme precipitation, heat waves and phytoplankton blooms (increase), and cold spells and severe ice winters (decrease). For some extremes (drying, river flooding, and extreme waves), the change depends on the area and time period studied.","container-title":"Earth System Dynamics","DOI":"10.5194/esd-13-251-2022","ISSN":"2190-4979","issue":"1","language":"English","note":"publisher: Copernicus GmbH","page":"251-301","source":"Copernicus Online Journals","title":"Natural hazards and extreme events in the Baltic Sea region","volume":"13","author":[{"family":"Rutgersson","given":"Anna"},{"family":"Kjellström","given":"Erik"},{"family":"Haapala","given":"Jari"},{"family":"Stendel","given":"Martin"},{"family":"Danilovich","given":"Irina"},{"family":"Drews","given":"Martin"},{"family":"Jylhä","given":"Kirsti"},{"family":"Kujala","given":"Pentti"},{"family":"Larsén","given":"Xiaoli Guo"},{"family":"Halsnæs","given":"Kirsten"},{"family":"Lehtonen","given":"Ilari"},{"family":"Luomaranta","given":"Anna"},{"family":"Nilsson","given":"Erik"},{"family":"Olsson","given":"Taru"},{"family":"Särkkä","given":"Jani"},{"family":"Tuomi","given":"Laura"},{"family":"Wasmund","given":"Norbert"}],"issued":{"date-parts":[["2022",2,2]]}}}],"schema":"https://github.com/citation-style-language/schema/raw/master/csl-citation.json"} </w:instrText>
      </w:r>
      <w:r w:rsidR="00FD600F">
        <w:rPr>
          <w:rFonts w:ascii="Times New Roman" w:hAnsi="Times New Roman" w:cs="Times New Roman"/>
          <w:lang w:val="en-GB"/>
        </w:rPr>
        <w:fldChar w:fldCharType="separate"/>
      </w:r>
      <w:r w:rsidR="00FD600F" w:rsidRPr="0068012C">
        <w:rPr>
          <w:rFonts w:ascii="Times New Roman" w:hAnsi="Times New Roman" w:cs="Times New Roman"/>
          <w:lang w:val="en-GB"/>
        </w:rPr>
        <w:t>(Rutgersson et al., 2022)</w:t>
      </w:r>
      <w:r w:rsidR="00FD600F">
        <w:rPr>
          <w:rFonts w:ascii="Times New Roman" w:hAnsi="Times New Roman" w:cs="Times New Roman"/>
          <w:lang w:val="en-GB"/>
        </w:rPr>
        <w:fldChar w:fldCharType="end"/>
      </w:r>
      <w:r w:rsidR="00FD600F">
        <w:rPr>
          <w:rFonts w:ascii="Times New Roman" w:hAnsi="Times New Roman" w:cs="Times New Roman"/>
          <w:lang w:val="en-GB"/>
        </w:rPr>
        <w:t xml:space="preserve">. </w:t>
      </w:r>
      <w:commentRangeStart w:id="25"/>
      <w:commentRangeEnd w:id="25"/>
      <w:r w:rsidR="00FD600F">
        <w:rPr>
          <w:rStyle w:val="CommentReference"/>
        </w:rPr>
        <w:commentReference w:id="25"/>
      </w:r>
      <w:r w:rsidR="00FD600F">
        <w:rPr>
          <w:rFonts w:ascii="Times New Roman" w:hAnsi="Times New Roman" w:cs="Times New Roman"/>
          <w:lang w:val="en-GB"/>
        </w:rPr>
        <w:t xml:space="preserve">The Baltics Sea </w:t>
      </w:r>
      <w:r w:rsidR="00FD600F" w:rsidRPr="00FD600F">
        <w:rPr>
          <w:rFonts w:ascii="Times New Roman" w:hAnsi="Times New Roman" w:cs="Times New Roman"/>
          <w:lang w:val="en-GB"/>
        </w:rPr>
        <w:t xml:space="preserve">governance </w:t>
      </w:r>
      <w:r w:rsidR="00FD600F">
        <w:rPr>
          <w:rFonts w:ascii="Times New Roman" w:hAnsi="Times New Roman" w:cs="Times New Roman"/>
          <w:lang w:val="en-GB"/>
        </w:rPr>
        <w:t xml:space="preserve">has been </w:t>
      </w:r>
      <w:r w:rsidR="005A29A2">
        <w:rPr>
          <w:rFonts w:ascii="Times New Roman" w:hAnsi="Times New Roman" w:cs="Times New Roman"/>
          <w:lang w:val="en-GB"/>
        </w:rPr>
        <w:t xml:space="preserve">historically </w:t>
      </w:r>
      <w:r w:rsidR="00FD600F">
        <w:rPr>
          <w:rFonts w:ascii="Times New Roman" w:hAnsi="Times New Roman" w:cs="Times New Roman"/>
          <w:lang w:val="en-GB"/>
        </w:rPr>
        <w:t>inclined to</w:t>
      </w:r>
      <w:r w:rsidR="00FD600F" w:rsidRPr="00FD600F">
        <w:rPr>
          <w:rFonts w:ascii="Times New Roman" w:hAnsi="Times New Roman" w:cs="Times New Roman"/>
          <w:lang w:val="en-GB"/>
        </w:rPr>
        <w:t xml:space="preserve"> science-based policies (Reusch et al., 2018) and management</w:t>
      </w:r>
      <w:r w:rsidR="00FD600F">
        <w:rPr>
          <w:rFonts w:ascii="Times New Roman" w:hAnsi="Times New Roman" w:cs="Times New Roman"/>
          <w:lang w:val="en-GB"/>
        </w:rPr>
        <w:t xml:space="preserve"> is </w:t>
      </w:r>
      <w:r w:rsidR="005A29A2">
        <w:rPr>
          <w:rFonts w:ascii="Times New Roman" w:hAnsi="Times New Roman" w:cs="Times New Roman"/>
          <w:lang w:val="en-GB"/>
        </w:rPr>
        <w:t>currently</w:t>
      </w:r>
      <w:r w:rsidR="00FD600F">
        <w:rPr>
          <w:rFonts w:ascii="Times New Roman" w:hAnsi="Times New Roman" w:cs="Times New Roman"/>
          <w:lang w:val="en-GB"/>
        </w:rPr>
        <w:t xml:space="preserve"> supporting the definition of climate ready strategies</w:t>
      </w:r>
      <w:r w:rsidR="00FD600F" w:rsidRPr="00FD600F">
        <w:rPr>
          <w:rFonts w:ascii="Times New Roman" w:hAnsi="Times New Roman" w:cs="Times New Roman"/>
          <w:lang w:val="en-GB"/>
        </w:rPr>
        <w:t xml:space="preserve"> (HELCOM, 2024). </w:t>
      </w:r>
      <w:r w:rsidR="005A29A2">
        <w:rPr>
          <w:rFonts w:ascii="Times New Roman" w:hAnsi="Times New Roman" w:cs="Times New Roman"/>
          <w:lang w:val="en-GB"/>
        </w:rPr>
        <w:t xml:space="preserve">Decision support tools needed to identify future sustainability priorities </w:t>
      </w:r>
      <w:r w:rsidR="005A29A2">
        <w:rPr>
          <w:rFonts w:ascii="Times New Roman" w:hAnsi="Times New Roman" w:cs="Times New Roman"/>
          <w:lang w:val="en-US"/>
        </w:rPr>
        <w:fldChar w:fldCharType="begin"/>
      </w:r>
      <w:r w:rsidR="00A6113C">
        <w:rPr>
          <w:rFonts w:ascii="Times New Roman" w:hAnsi="Times New Roman" w:cs="Times New Roman"/>
          <w:lang w:val="en-US"/>
        </w:rPr>
        <w:instrText xml:space="preserve"> ADDIN ZOTERO_ITEM CSL_CITATION {"citationID":"CVmlzP73","properties":{"formattedCitation":"(Harvey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5A29A2">
        <w:rPr>
          <w:rFonts w:ascii="Times New Roman" w:hAnsi="Times New Roman" w:cs="Times New Roman"/>
          <w:lang w:val="en-US"/>
        </w:rPr>
        <w:fldChar w:fldCharType="separate"/>
      </w:r>
      <w:r w:rsidR="005A29A2" w:rsidRPr="00EA77AF">
        <w:rPr>
          <w:rFonts w:ascii="Times New Roman" w:hAnsi="Times New Roman" w:cs="Times New Roman"/>
          <w:lang w:val="en-GB"/>
        </w:rPr>
        <w:t>(Harvey et al., 2025)</w:t>
      </w:r>
      <w:r w:rsidR="005A29A2">
        <w:rPr>
          <w:rFonts w:ascii="Times New Roman" w:hAnsi="Times New Roman" w:cs="Times New Roman"/>
          <w:lang w:val="en-US"/>
        </w:rPr>
        <w:fldChar w:fldCharType="end"/>
      </w:r>
      <w:r w:rsidR="005A29A2">
        <w:rPr>
          <w:rFonts w:ascii="Times New Roman" w:hAnsi="Times New Roman" w:cs="Times New Roman"/>
          <w:lang w:val="en-GB"/>
        </w:rPr>
        <w:t xml:space="preserve"> requires advancing our knowledge on response of fisheries to extreme weather conditions</w:t>
      </w:r>
      <w:r w:rsidR="00D64A5E">
        <w:rPr>
          <w:rFonts w:ascii="Times New Roman" w:hAnsi="Times New Roman" w:cs="Times New Roman"/>
          <w:lang w:val="en-GB"/>
        </w:rPr>
        <w:t>.</w:t>
      </w:r>
      <w:r w:rsidR="005A29A2">
        <w:rPr>
          <w:rFonts w:ascii="Times New Roman" w:hAnsi="Times New Roman" w:cs="Times New Roman"/>
          <w:lang w:val="en-GB"/>
        </w:rPr>
        <w:t xml:space="preserve"> </w:t>
      </w:r>
    </w:p>
    <w:p w14:paraId="280D8AC6" w14:textId="77777777" w:rsidR="00B45EEE" w:rsidRDefault="00B45EEE" w:rsidP="005A29A2">
      <w:pPr>
        <w:spacing w:after="0" w:line="276" w:lineRule="auto"/>
        <w:jc w:val="both"/>
        <w:rPr>
          <w:rFonts w:ascii="Times New Roman" w:hAnsi="Times New Roman" w:cs="Times New Roman"/>
          <w:lang w:val="en-GB"/>
        </w:rPr>
      </w:pPr>
    </w:p>
    <w:p w14:paraId="233D11C7" w14:textId="77777777" w:rsidR="00FD600F" w:rsidRDefault="00FD600F" w:rsidP="00167289">
      <w:pPr>
        <w:spacing w:after="0" w:line="276" w:lineRule="auto"/>
        <w:jc w:val="both"/>
        <w:rPr>
          <w:rFonts w:ascii="Times New Roman" w:hAnsi="Times New Roman" w:cs="Times New Roman"/>
          <w:lang w:val="en-GB"/>
        </w:rPr>
      </w:pPr>
    </w:p>
    <w:bookmarkEnd w:id="21"/>
    <w:p w14:paraId="46B05256" w14:textId="77777777" w:rsidR="00BE30B9" w:rsidRPr="003651F6" w:rsidRDefault="00BE30B9" w:rsidP="00DA2F21">
      <w:pPr>
        <w:spacing w:after="0" w:line="276" w:lineRule="auto"/>
        <w:rPr>
          <w:rFonts w:ascii="Times New Roman" w:hAnsi="Times New Roman" w:cs="Times New Roman"/>
          <w:lang w:val="en-GB"/>
        </w:rPr>
      </w:pPr>
    </w:p>
    <w:p w14:paraId="458786EF" w14:textId="62EA18A0" w:rsidR="00616E0F" w:rsidRDefault="00616E0F"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Theoretical framework</w:t>
      </w:r>
      <w:r w:rsidR="00F50962" w:rsidRPr="00DA2F21">
        <w:rPr>
          <w:rFonts w:ascii="Times New Roman" w:hAnsi="Times New Roman" w:cs="Times New Roman"/>
          <w:b/>
          <w:bCs/>
          <w:sz w:val="28"/>
          <w:szCs w:val="28"/>
          <w:u w:val="single"/>
          <w:lang w:val="en-GB"/>
        </w:rPr>
        <w:t xml:space="preserve"> – 1500 max</w:t>
      </w:r>
    </w:p>
    <w:p w14:paraId="7324494B" w14:textId="77777777" w:rsidR="004F6978" w:rsidRPr="004F6978" w:rsidRDefault="004F6978" w:rsidP="004F6978">
      <w:pPr>
        <w:spacing w:after="0" w:line="276" w:lineRule="auto"/>
        <w:ind w:left="360"/>
        <w:rPr>
          <w:rFonts w:ascii="Times New Roman" w:hAnsi="Times New Roman" w:cs="Times New Roman"/>
          <w:b/>
          <w:bCs/>
          <w:sz w:val="28"/>
          <w:szCs w:val="28"/>
          <w:u w:val="single"/>
          <w:lang w:val="en-GB"/>
        </w:rPr>
      </w:pPr>
    </w:p>
    <w:p w14:paraId="5DBE5681" w14:textId="08B75365" w:rsidR="00BE30B9" w:rsidRPr="00094531" w:rsidRDefault="004641CF" w:rsidP="00DA2F21">
      <w:pPr>
        <w:spacing w:after="0" w:line="276" w:lineRule="auto"/>
        <w:ind w:left="360"/>
        <w:jc w:val="both"/>
        <w:rPr>
          <w:rFonts w:ascii="Times New Roman" w:hAnsi="Times New Roman" w:cs="Times New Roman"/>
          <w:sz w:val="28"/>
          <w:szCs w:val="28"/>
          <w:lang w:val="en-GB"/>
        </w:rPr>
      </w:pPr>
      <w:r w:rsidRPr="00DA2F21">
        <w:rPr>
          <w:rFonts w:ascii="Times New Roman" w:hAnsi="Times New Roman" w:cs="Times New Roman"/>
          <w:sz w:val="28"/>
          <w:szCs w:val="28"/>
          <w:lang w:val="en-US"/>
        </w:rPr>
        <w:t xml:space="preserve">2.1 </w:t>
      </w:r>
      <w:commentRangeStart w:id="26"/>
      <w:r w:rsidR="00E5487D">
        <w:rPr>
          <w:rFonts w:ascii="Times New Roman" w:hAnsi="Times New Roman" w:cs="Times New Roman"/>
          <w:sz w:val="28"/>
          <w:szCs w:val="28"/>
          <w:lang w:val="en-US"/>
        </w:rPr>
        <w:t xml:space="preserve">Decoding complexity: methods </w:t>
      </w:r>
      <w:r w:rsidR="00A03A9C">
        <w:rPr>
          <w:rFonts w:ascii="Times New Roman" w:hAnsi="Times New Roman" w:cs="Times New Roman"/>
          <w:sz w:val="28"/>
          <w:szCs w:val="28"/>
          <w:lang w:val="en-US"/>
        </w:rPr>
        <w:t>to describe the pathways of risk in fisheries systems</w:t>
      </w:r>
      <w:commentRangeEnd w:id="26"/>
      <w:r w:rsidR="004351D7">
        <w:rPr>
          <w:rStyle w:val="CommentReference"/>
        </w:rPr>
        <w:commentReference w:id="26"/>
      </w:r>
    </w:p>
    <w:p w14:paraId="6B364907" w14:textId="77777777" w:rsidR="00FE4F1E" w:rsidRDefault="00FE4F1E" w:rsidP="002263F7">
      <w:pPr>
        <w:spacing w:after="0" w:line="276" w:lineRule="auto"/>
        <w:jc w:val="both"/>
        <w:rPr>
          <w:rFonts w:ascii="Times New Roman" w:hAnsi="Times New Roman" w:cs="Times New Roman"/>
          <w:lang w:val="en-GB"/>
        </w:rPr>
      </w:pPr>
    </w:p>
    <w:p w14:paraId="464D4F41" w14:textId="7362D446" w:rsidR="003E5C86" w:rsidRDefault="00AD6AAE" w:rsidP="00A45927">
      <w:pPr>
        <w:spacing w:after="0" w:line="276" w:lineRule="auto"/>
        <w:jc w:val="both"/>
        <w:rPr>
          <w:rFonts w:ascii="Times New Roman" w:hAnsi="Times New Roman" w:cs="Times New Roman"/>
          <w:lang w:val="en-GB"/>
        </w:rPr>
      </w:pPr>
      <w:r>
        <w:rPr>
          <w:rFonts w:ascii="Times New Roman" w:hAnsi="Times New Roman" w:cs="Times New Roman"/>
          <w:lang w:val="en-US"/>
        </w:rPr>
        <w:t>W</w:t>
      </w:r>
      <w:r w:rsidR="005F4DEB">
        <w:rPr>
          <w:rFonts w:ascii="Times New Roman" w:hAnsi="Times New Roman" w:cs="Times New Roman"/>
          <w:lang w:val="en-GB"/>
        </w:rPr>
        <w:t xml:space="preserve">e </w:t>
      </w:r>
      <w:r w:rsidR="004D787D">
        <w:rPr>
          <w:rFonts w:ascii="Times New Roman" w:hAnsi="Times New Roman" w:cs="Times New Roman"/>
          <w:lang w:val="en-GB"/>
        </w:rPr>
        <w:t>apply</w:t>
      </w:r>
      <w:r w:rsidR="005F4DEB">
        <w:rPr>
          <w:rFonts w:ascii="Times New Roman" w:hAnsi="Times New Roman" w:cs="Times New Roman"/>
          <w:lang w:val="en-GB"/>
        </w:rPr>
        <w:t xml:space="preserve"> a </w:t>
      </w:r>
      <w:r w:rsidR="005F4DEB" w:rsidRPr="00D405CA">
        <w:rPr>
          <w:rFonts w:ascii="Times New Roman" w:hAnsi="Times New Roman" w:cs="Times New Roman"/>
          <w:lang w:val="en-GB"/>
        </w:rPr>
        <w:t xml:space="preserve">Risk Assessment </w:t>
      </w:r>
      <w:r w:rsidR="004D787D" w:rsidRPr="00A45927">
        <w:rPr>
          <w:rFonts w:ascii="Times New Roman" w:hAnsi="Times New Roman" w:cs="Times New Roman"/>
          <w:lang w:val="en-US"/>
        </w:rPr>
        <w:t>describ</w:t>
      </w:r>
      <w:r w:rsidR="004D787D">
        <w:rPr>
          <w:rFonts w:ascii="Times New Roman" w:hAnsi="Times New Roman" w:cs="Times New Roman"/>
          <w:lang w:val="en-US"/>
        </w:rPr>
        <w:t>ing</w:t>
      </w:r>
      <w:r w:rsidR="004D787D" w:rsidRPr="00A45927">
        <w:rPr>
          <w:rFonts w:ascii="Times New Roman" w:hAnsi="Times New Roman" w:cs="Times New Roman"/>
          <w:lang w:val="en-US"/>
        </w:rPr>
        <w:t xml:space="preserve"> the</w:t>
      </w:r>
      <w:r w:rsidR="004D787D">
        <w:rPr>
          <w:rFonts w:ascii="Times New Roman" w:hAnsi="Times New Roman" w:cs="Times New Roman"/>
          <w:lang w:val="en-US"/>
        </w:rPr>
        <w:t xml:space="preserve"> impacts of MEW on fisheries and their</w:t>
      </w:r>
      <w:r w:rsidR="004D787D" w:rsidRPr="00A45927">
        <w:rPr>
          <w:rFonts w:ascii="Times New Roman" w:hAnsi="Times New Roman" w:cs="Times New Roman"/>
          <w:lang w:val="en-US"/>
        </w:rPr>
        <w:t xml:space="preserve"> causal pathways</w:t>
      </w:r>
      <w:r w:rsidR="005F4DEB">
        <w:rPr>
          <w:rFonts w:ascii="Times New Roman" w:hAnsi="Times New Roman" w:cs="Times New Roman"/>
          <w:lang w:val="en-US"/>
        </w:rPr>
        <w:t>.</w:t>
      </w:r>
      <w:r w:rsidR="005F4DEB">
        <w:rPr>
          <w:rFonts w:ascii="Times New Roman" w:hAnsi="Times New Roman" w:cs="Times New Roman"/>
          <w:lang w:val="en-GB"/>
        </w:rPr>
        <w:t xml:space="preserve"> Risk assessment</w:t>
      </w:r>
      <w:r w:rsidR="004D787D">
        <w:rPr>
          <w:rFonts w:ascii="Times New Roman" w:hAnsi="Times New Roman" w:cs="Times New Roman"/>
          <w:lang w:val="en-GB"/>
        </w:rPr>
        <w:t xml:space="preserve"> (RA)</w:t>
      </w:r>
      <w:r w:rsidR="005F4DEB">
        <w:rPr>
          <w:rFonts w:ascii="Times New Roman" w:hAnsi="Times New Roman" w:cs="Times New Roman"/>
          <w:lang w:val="en-GB"/>
        </w:rPr>
        <w:t xml:space="preserve"> </w:t>
      </w:r>
      <w:r w:rsidR="004D787D">
        <w:rPr>
          <w:rFonts w:ascii="Times New Roman" w:hAnsi="Times New Roman" w:cs="Times New Roman"/>
          <w:lang w:val="en-GB"/>
        </w:rPr>
        <w:t xml:space="preserve">is a framework </w:t>
      </w:r>
      <w:r w:rsidR="00A253E1">
        <w:rPr>
          <w:rFonts w:ascii="Times New Roman" w:hAnsi="Times New Roman" w:cs="Times New Roman"/>
          <w:lang w:val="en-GB"/>
        </w:rPr>
        <w:t>adopted to</w:t>
      </w:r>
      <w:r w:rsidR="004D787D">
        <w:rPr>
          <w:rFonts w:ascii="Times New Roman" w:hAnsi="Times New Roman" w:cs="Times New Roman"/>
          <w:lang w:val="en-GB"/>
        </w:rPr>
        <w:t xml:space="preserve"> study climate adaptation strategies in complex systems </w:t>
      </w:r>
      <w:r w:rsidR="004D787D" w:rsidRPr="00A45927">
        <w:rPr>
          <w:rFonts w:ascii="Times New Roman" w:hAnsi="Times New Roman" w:cs="Times New Roman"/>
          <w:lang w:val="en-US"/>
        </w:rPr>
        <w:fldChar w:fldCharType="begin"/>
      </w:r>
      <w:r w:rsidR="004D787D" w:rsidRPr="00A45927">
        <w:rPr>
          <w:rFonts w:ascii="Times New Roman" w:hAnsi="Times New Roman" w:cs="Times New Roman"/>
          <w:lang w:val="en-US"/>
        </w:rPr>
        <w:instrText xml:space="preserve"> ADDIN ZOTERO_ITEM CSL_CITATION {"citationID":"29VQuWlR","properties":{"formattedCitation":"(de Carvalho et al., 2023)","plainCitation":"(de Carvalho et al., 2023)","noteIndex":0},"citationItems":[{"id":1625,"uris":["http://zotero.org/users/6838574/items/WLG92JLZ"],"itemData":{"id":1625,"type":"article-journal","abstract":"Climate change has had profound effects on coastal ecosystems, including sea level rise, ocean acidification, and extreme weather events. These impacts have left vulnerable populations in coastal areas, particularly fishing communities, struggling to maintain their livelihoods, subsistence, and cultural practices that rely on a healthy ecosystem. The existing body of research has examined the impacts of climate change on fishing communities and their perceptions and responses to environmental issues. However, these studies have employed diverse conceptual and methodological approaches. Therefore, our study aimed to identify the key concepts, frameworks, challenges, and trends evident in these previous studies. To achieve this objective, we conducted a comprehensive literature review of 34 papers and employed both quantitative and qualitative analyses to evaluate them. Our analysis revealed several primary challenges encountered in these studies, including insufficient data availability, variations in data quality, difficulties in effective communication with local communities, and inadequate inclusion of women's knowledge and perspectives. By recognizing these challenges, we can highlight areas for improvement and further research. The findings of our study indicate that the most prevalent frameworks utilized in the selected studies can be classified into three groups: “Local knowledge,” which focused on understanding the perceptions of climate change impacts among small-scale fishers; “Vulnerability,” which aimed to comprehend the components and measurements of vulnerability in fishing communities; and “Adaptation and Resilience,” which explored how these communities respond to climatic events. Furthermore, our study identified emerging trends in the development of research on local knowledge, gender roles, and adaptive capacity within fishing communities. In conclusion, this study serves as a general guide and starting point for refining and enhancing frameworks used to investigate the effects of climate change on small-scale fisheries.","container-title":"Ocean &amp; Coastal Management","DOI":"10.1016/j.ocecoaman.2023.106754","ISSN":"0964-5691","journalAbbreviation":"Ocean &amp; Coastal Management","page":"106754","source":"ScienceDirect","title":"Climate change adaptation frameworks in fishing communities: A systematic review","title-short":"Climate change adaptation frameworks in fishing communities","volume":"243","author":[{"family":"Carvalho","given":"Danielle Almeida","non-dropping-particle":"de"},{"family":"Amaral","given":"Silvana"},{"family":"Alves","given":"Lincoln Muniz"}],"issued":{"date-parts":[["2023",9,1]]}}}],"schema":"https://github.com/citation-style-language/schema/raw/master/csl-citation.json"} </w:instrText>
      </w:r>
      <w:r w:rsidR="004D787D" w:rsidRPr="00A45927">
        <w:rPr>
          <w:rFonts w:ascii="Times New Roman" w:hAnsi="Times New Roman" w:cs="Times New Roman"/>
          <w:lang w:val="en-US"/>
        </w:rPr>
        <w:fldChar w:fldCharType="separate"/>
      </w:r>
      <w:r w:rsidR="004D787D" w:rsidRPr="00A45927">
        <w:rPr>
          <w:rFonts w:ascii="Times New Roman" w:hAnsi="Times New Roman" w:cs="Times New Roman"/>
          <w:lang w:val="en-GB"/>
        </w:rPr>
        <w:t>(de Carvalho et al., 2023)</w:t>
      </w:r>
      <w:r w:rsidR="004D787D" w:rsidRPr="00A45927">
        <w:rPr>
          <w:rFonts w:ascii="Times New Roman" w:hAnsi="Times New Roman" w:cs="Times New Roman"/>
          <w:lang w:val="en-US"/>
        </w:rPr>
        <w:fldChar w:fldCharType="end"/>
      </w:r>
      <w:r w:rsidR="004D787D">
        <w:rPr>
          <w:rFonts w:ascii="Times New Roman" w:hAnsi="Times New Roman" w:cs="Times New Roman"/>
          <w:lang w:val="en-US"/>
        </w:rPr>
        <w:t xml:space="preserve"> and it </w:t>
      </w:r>
      <w:r w:rsidR="005F4DEB">
        <w:rPr>
          <w:rFonts w:ascii="Times New Roman" w:hAnsi="Times New Roman" w:cs="Times New Roman"/>
          <w:lang w:val="en-GB"/>
        </w:rPr>
        <w:t xml:space="preserve">is often </w:t>
      </w:r>
      <w:r w:rsidR="004D787D">
        <w:rPr>
          <w:rFonts w:ascii="Times New Roman" w:hAnsi="Times New Roman" w:cs="Times New Roman"/>
          <w:lang w:val="en-GB"/>
        </w:rPr>
        <w:t xml:space="preserve">applied fisheries scenarios under </w:t>
      </w:r>
      <w:r w:rsidR="005F4DEB">
        <w:rPr>
          <w:rFonts w:ascii="Times New Roman" w:hAnsi="Times New Roman" w:cs="Times New Roman"/>
          <w:lang w:val="en-GB"/>
        </w:rPr>
        <w:t xml:space="preserve">environmental variability </w:t>
      </w:r>
      <w:r w:rsidR="005F4DEB">
        <w:rPr>
          <w:rFonts w:ascii="Times New Roman" w:hAnsi="Times New Roman" w:cs="Times New Roman"/>
          <w:lang w:val="en-GB"/>
        </w:rPr>
        <w:fldChar w:fldCharType="begin"/>
      </w:r>
      <w:r w:rsidR="005F4DEB">
        <w:rPr>
          <w:rFonts w:ascii="Times New Roman" w:hAnsi="Times New Roman" w:cs="Times New Roman"/>
          <w:lang w:val="en-GB"/>
        </w:rPr>
        <w:instrText xml:space="preserve"> ADDIN ZOTERO_ITEM CSL_CITATION {"citationID":"npPjkE6T","properties":{"formattedCitation":"(Kruse et al., 2024; Stelzenm\\uc0\\u252{}ller et al., 2018)","plainCitation":"(Kruse et al., 2024; Stelzenmüller et al., 2018)","noteIndex":0},"citationItems":[{"id":1863,"uris":["http://zotero.org/users/6838574/items/MXUKZ8IT"],"itemData":{"id":1863,"type":"article-journal","abstract":"Fisheries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w:instrText>
      </w:r>
      <w:r w:rsidR="005F4DEB" w:rsidRPr="00D405CA">
        <w:rPr>
          <w:rFonts w:ascii="Times New Roman" w:hAnsi="Times New Roman" w:cs="Times New Roman"/>
          <w:lang w:val="en-GB"/>
        </w:rPr>
        <w:instrText xml:space="preserve">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5F4DEB">
        <w:rPr>
          <w:rFonts w:ascii="Times New Roman" w:hAnsi="Times New Roman" w:cs="Times New Roman"/>
          <w:lang w:val="en-GB"/>
        </w:rPr>
        <w:fldChar w:fldCharType="separate"/>
      </w:r>
      <w:r w:rsidR="005F4DEB" w:rsidRPr="00D405CA">
        <w:rPr>
          <w:rFonts w:ascii="Times New Roman" w:hAnsi="Times New Roman" w:cs="Times New Roman"/>
          <w:kern w:val="0"/>
          <w:lang w:val="en-GB"/>
        </w:rPr>
        <w:t>(Kruse et al., 2024; Stelzenmüller et al., 2018)</w:t>
      </w:r>
      <w:r w:rsidR="005F4DEB">
        <w:rPr>
          <w:rFonts w:ascii="Times New Roman" w:hAnsi="Times New Roman" w:cs="Times New Roman"/>
          <w:lang w:val="en-GB"/>
        </w:rPr>
        <w:fldChar w:fldCharType="end"/>
      </w:r>
      <w:r w:rsidR="004D787D">
        <w:rPr>
          <w:rFonts w:ascii="Times New Roman" w:hAnsi="Times New Roman" w:cs="Times New Roman"/>
          <w:lang w:val="en-GB"/>
        </w:rPr>
        <w:t>.</w:t>
      </w:r>
      <w:r w:rsidR="00A253E1">
        <w:rPr>
          <w:rFonts w:ascii="Times New Roman" w:hAnsi="Times New Roman" w:cs="Times New Roman"/>
          <w:lang w:val="en-GB"/>
        </w:rPr>
        <w:t xml:space="preserve"> RA frameworks properties </w:t>
      </w:r>
      <w:r>
        <w:rPr>
          <w:rFonts w:ascii="Times New Roman" w:hAnsi="Times New Roman" w:cs="Times New Roman"/>
          <w:lang w:val="en-GB"/>
        </w:rPr>
        <w:t>make</w:t>
      </w:r>
      <w:r w:rsidR="00A253E1">
        <w:rPr>
          <w:rFonts w:ascii="Times New Roman" w:hAnsi="Times New Roman" w:cs="Times New Roman"/>
          <w:lang w:val="en-GB"/>
        </w:rPr>
        <w:t xml:space="preserve"> it suitable to deal with</w:t>
      </w:r>
      <w:r>
        <w:rPr>
          <w:rFonts w:ascii="Times New Roman" w:hAnsi="Times New Roman" w:cs="Times New Roman"/>
          <w:lang w:val="en-GB"/>
        </w:rPr>
        <w:t xml:space="preserve"> the</w:t>
      </w:r>
      <w:r w:rsidR="00A253E1">
        <w:rPr>
          <w:rFonts w:ascii="Times New Roman" w:hAnsi="Times New Roman" w:cs="Times New Roman"/>
          <w:lang w:val="en-GB"/>
        </w:rPr>
        <w:t xml:space="preserve"> </w:t>
      </w:r>
      <w:r>
        <w:rPr>
          <w:rFonts w:ascii="Times New Roman" w:hAnsi="Times New Roman" w:cs="Times New Roman"/>
          <w:lang w:val="en-US"/>
        </w:rPr>
        <w:t>fisheries systems’ complexity and the MEW</w:t>
      </w:r>
      <w:r w:rsidR="00A253E1">
        <w:rPr>
          <w:rFonts w:ascii="Times New Roman" w:hAnsi="Times New Roman" w:cs="Times New Roman"/>
          <w:lang w:val="en-US"/>
        </w:rPr>
        <w:t xml:space="preserve"> unpredictability. </w:t>
      </w:r>
      <w:r w:rsidR="004D787D">
        <w:rPr>
          <w:rFonts w:ascii="Times New Roman" w:hAnsi="Times New Roman" w:cs="Times New Roman"/>
          <w:lang w:val="en-GB"/>
        </w:rPr>
        <w:t xml:space="preserve">RA </w:t>
      </w:r>
      <w:r w:rsidR="002C6CD3">
        <w:rPr>
          <w:rFonts w:ascii="Times New Roman" w:hAnsi="Times New Roman" w:cs="Times New Roman"/>
          <w:lang w:val="en-GB"/>
        </w:rPr>
        <w:t>can handle causalities</w:t>
      </w:r>
      <w:r w:rsidR="00D405CA">
        <w:rPr>
          <w:rFonts w:ascii="Times New Roman" w:hAnsi="Times New Roman" w:cs="Times New Roman"/>
          <w:lang w:val="en-GB"/>
        </w:rPr>
        <w:t xml:space="preserve"> </w:t>
      </w:r>
      <w:r w:rsidR="002C6CD3">
        <w:rPr>
          <w:rFonts w:ascii="Times New Roman" w:hAnsi="Times New Roman" w:cs="Times New Roman"/>
          <w:lang w:val="en-GB"/>
        </w:rPr>
        <w:t>through</w:t>
      </w:r>
      <w:r w:rsidR="00DB09EF" w:rsidRPr="00D405CA">
        <w:rPr>
          <w:rFonts w:ascii="Times New Roman" w:hAnsi="Times New Roman" w:cs="Times New Roman"/>
          <w:lang w:val="en-GB"/>
        </w:rPr>
        <w:t xml:space="preserve"> </w:t>
      </w:r>
      <w:r w:rsidR="00D405CA" w:rsidRPr="00D405CA">
        <w:rPr>
          <w:rFonts w:ascii="Times New Roman" w:hAnsi="Times New Roman" w:cs="Times New Roman"/>
          <w:lang w:val="en-GB"/>
        </w:rPr>
        <w:t>a logic</w:t>
      </w:r>
      <w:r w:rsidR="00856380">
        <w:rPr>
          <w:rFonts w:ascii="Times New Roman" w:hAnsi="Times New Roman" w:cs="Times New Roman"/>
          <w:lang w:val="en-GB"/>
        </w:rPr>
        <w:t>al</w:t>
      </w:r>
      <w:r w:rsidR="00D405CA" w:rsidRPr="00D405CA">
        <w:rPr>
          <w:rFonts w:ascii="Times New Roman" w:hAnsi="Times New Roman" w:cs="Times New Roman"/>
          <w:lang w:val="en-GB"/>
        </w:rPr>
        <w:t xml:space="preserve"> and conceptual d</w:t>
      </w:r>
      <w:r w:rsidR="00D405CA">
        <w:rPr>
          <w:rFonts w:ascii="Times New Roman" w:hAnsi="Times New Roman" w:cs="Times New Roman"/>
          <w:lang w:val="en-GB"/>
        </w:rPr>
        <w:t>escription of the system of interest,</w:t>
      </w:r>
      <w:r w:rsidR="000950F5">
        <w:rPr>
          <w:rFonts w:ascii="Times New Roman" w:hAnsi="Times New Roman" w:cs="Times New Roman"/>
          <w:lang w:val="en-GB"/>
        </w:rPr>
        <w:t xml:space="preserve"> </w:t>
      </w:r>
      <w:r w:rsidR="00A03A9C">
        <w:rPr>
          <w:rFonts w:ascii="Times New Roman" w:hAnsi="Times New Roman" w:cs="Times New Roman"/>
          <w:lang w:val="en-GB"/>
        </w:rPr>
        <w:t>or</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Identification</w:t>
      </w:r>
      <w:r w:rsidR="000950F5">
        <w:rPr>
          <w:rFonts w:ascii="Times New Roman" w:hAnsi="Times New Roman" w:cs="Times New Roman"/>
          <w:lang w:val="en-GB"/>
        </w:rPr>
        <w:t xml:space="preserve">, </w:t>
      </w:r>
      <w:r w:rsidR="00D405CA">
        <w:rPr>
          <w:rFonts w:ascii="Times New Roman" w:hAnsi="Times New Roman" w:cs="Times New Roman"/>
          <w:lang w:val="en-GB"/>
        </w:rPr>
        <w:t xml:space="preserve">and </w:t>
      </w:r>
      <w:r w:rsidR="002C6CD3">
        <w:rPr>
          <w:rFonts w:ascii="Times New Roman" w:hAnsi="Times New Roman" w:cs="Times New Roman"/>
          <w:lang w:val="en-GB"/>
        </w:rPr>
        <w:t>uncertainty through</w:t>
      </w:r>
      <w:r w:rsidR="00D405CA">
        <w:rPr>
          <w:rFonts w:ascii="Times New Roman" w:hAnsi="Times New Roman" w:cs="Times New Roman"/>
          <w:lang w:val="en-GB"/>
        </w:rPr>
        <w:t xml:space="preserve"> the subsequent implementation of quantitative methods to describe how it reacts to perturbations</w:t>
      </w:r>
      <w:r w:rsidR="000950F5">
        <w:rPr>
          <w:rFonts w:ascii="Times New Roman" w:hAnsi="Times New Roman" w:cs="Times New Roman"/>
          <w:lang w:val="en-GB"/>
        </w:rPr>
        <w:t xml:space="preserve">, </w:t>
      </w:r>
      <w:r w:rsidR="000950F5" w:rsidRPr="000950F5">
        <w:rPr>
          <w:rFonts w:ascii="Times New Roman" w:hAnsi="Times New Roman" w:cs="Times New Roman"/>
          <w:i/>
          <w:iCs/>
          <w:lang w:val="en-GB"/>
        </w:rPr>
        <w:t>Risk Analysis</w:t>
      </w:r>
      <w:r w:rsidR="00D405CA">
        <w:rPr>
          <w:rFonts w:ascii="Times New Roman" w:hAnsi="Times New Roman" w:cs="Times New Roman"/>
          <w:lang w:val="en-GB"/>
        </w:rPr>
        <w:t xml:space="preserve"> </w:t>
      </w:r>
      <w:r w:rsidR="00D405CA">
        <w:rPr>
          <w:rFonts w:ascii="Times New Roman" w:hAnsi="Times New Roman" w:cs="Times New Roman"/>
          <w:lang w:val="en-GB"/>
        </w:rPr>
        <w:fldChar w:fldCharType="begin"/>
      </w:r>
      <w:r w:rsidR="00D405CA">
        <w:rPr>
          <w:rFonts w:ascii="Times New Roman" w:hAnsi="Times New Roman" w:cs="Times New Roman"/>
          <w:lang w:val="en-GB"/>
        </w:rPr>
        <w:instrText xml:space="preserve"> ADDIN ZOTERO_ITEM CSL_CITATION {"citationID":"3Rc0LEtf","properties":{"formattedCitation":"(Cormier et al., 2013; Hodgson et al., 2019; Roux et al., 2022)","plainCitation":"(Cormier et al., 2013; Hodgson et al., 2019; Roux et al., 2022)","noteIndex":0},"citationItems":[{"id":570,"uris":["http://zotero.org/users/6838574/items/9PVJHFHF"],"itemData":{"id":570,"type":"report","abstract":"The management of environmental issues is usually linked to chains of cause and effect. In the widely used DPSIR Framework (Driving forces, Pressures, State, Impacts, Responses), they are analytically structured along pressures, which are caused by one or multiple drivers and resulting changes in the state of the ecosystem or ecosystem components. These changes may lead to impacts on the societal use of ecosystem goods and services and require responses in the form of specific management actions, which can be regulatory, that is, based on market incentives and/or any rules agreed among the major stakeholders. In most cases, environmental management responses are designed to eliminate, control, mitigate, or compensate pressures related to the drivers of human activities with the purpose of avoiding potential environmental effects. They often aim at a specific quantitative level of pressures, for example reaching a particular regulatory set threshold for a specific pollutant.","genre":"report","language":"en","note":"ISBN: 9788774823162\nDOI: 10.17895/ices.pub.5486","publisher":"ICES Cooperative Research Reports (CRR)","source":"ices-library.figshare.com","title":"Marine and coastal ecosystem-based risk management handbook","URL":"https://ices-library.figshare.com/articles/report/Marine_and_coastal_ecosystem-based_risk_management_handbook/18624113/1","author":[{"family":"Cormier","given":"Roland"},{"family":"Kannen","given":"Andreas"},{"family":"Elliott","given":"Michael"},{"family":"Hall","given":"Paulette"},{"family":"Davies","given":"Ian M."}],"accessed":{"date-parts":[["2025",4,11]]},"issued":{"date-parts":[["2013",3,1]]}}},{"id":1259,"uris":["http://zotero.org/users/6838574/items/4KLYZSMX"],"itemData":{"id":1259,"type":"article-journal","abstract":"With the anticipated boom in the ‘blue economy’ and associated increases in industrialization across the world’s oceans, new and complex risks are being introduced to ocean ecosystems. As a result, conservation and resource management increasingly look to factor in potential interactions among the social, ecological and economic components of these systems. Investigation of these interactions requires interdisciplinary frameworks that incorporate methods and insights from across the social and biophysical sciences. Risk assessment methods, which have been developed across numerous disciplines and applied to various real-world settings and problems, provide a unique connection point for cross-disciplinary engagement. However, research on risk is often conducted in distinct spheres by experts whose focus is on narrow sources or outcomes of risk. Movement toward a more integrated treatment of risk to ensure a balanced approach to developing and managing ocean resources requires cross-disciplinary engagement and understanding. Here, we provide a primer on risk assessment intended to encourage the development and implementation of integrated risk assessment processes in the emerging blue economy. First, we summarize the dominant framework for risk in the ecological/biophysical sciences. Then, we discuss six key insights from the long history of risk research in the social sciences that can inform integrated assessments of risk: (1) consider the subjective nature of risk, (2) understand individual social and cultural influences on risk perceptions, (3) include diverse expertise, (4) consider the social scales of analysis, (5) incorporate quantitative and qualitative approaches, and (6) understand interactions and feedbacks within systems. Finally, we show how these insights can be incorporated into risk assessment and management, and apply them to a case study of whale entanglements in fishing gear off the United States west coast.","container-title":"Frontiers in Marine Science","DOI":"10.3389/fmars.2019.00609","ISSN":"2296-7745","journalAbbreviation":"Front. Mar. Sci.","language":"English","note":"publisher: Frontiers","source":"Frontiers","title":"Integrated Risk Assessment for the Blue Economy","URL":"https://www.frontiersin.orghttps://www.frontiersin.org/journals/marine-science/articles/10.3389/fmars.2019.00609/full","volume":"6","author":[{"family":"Hodgson","given":"Emma E."},{"family":"Essington","given":"Timothy E."},{"family":"Samhouri","given":"Jameal F."},{"family":"Allison","given":"Edward H."},{"family":"Bennett","given":"Nathan J."},{"family":"Bostrom","given":"Ann"},{"family":"Cullen","given":"Alison C."},{"family":"Kasperski","given":"Stephen"},{"family":"Levin","given":"Phillip S."},{"family":"Poe","given":"Melissa R."}],"accessed":{"date-parts":[["2025",4,24]]},"issued":{"date-parts":[["2019",9,26]]}}},{"id":593,"uris":["http://zotero.org/users/6838574/items/JRC2THKH"],"itemData":{"id":593,"type":"article-journal","abstract":"A changing climate makes the evaluation of human impacts on natural systems increasingly uncertain and affects the risk associated with management decisions. This influences both the achievability and meaning of marine conservation and resource management objectives. A risk-based framework that includes a risk equivalence approach in the evaluation of the potential consequences from human activity, can be a powerful tool for timely and consistent handling of environmental considerations in management advice. Risk equivalence permits a formal treatment of all sources of uncertainty, such that objectives-based management decisions can be maintained within acceptable risk levels and deliver outcomes consistent with expectations. There are two pathways to risk equivalence that can be used to account for the short-term and longer-term impacts of a changing environment: adjusting the degree of exposure to human pressure and adjusting the reference levels used to measure the risk. The first uses existing data and knowledge to derive risk conditioning factors applied to condition management advice on environmental departures from baseline conditions. The second is used to formalise the review and update of management objectives, reference levels and risk tolerances, so they remain consistent with potential consequences from human activity under new biological, ecological and socio-economic realities. A risk equivalence approach is about adapting existing practice to frame environmental considerations within objectives-based risk frameworks, systematically exploring alternative scenarios and assumptions, and conditioning management advice on environmental status. It is applicable to the management of all human activities impacting biological and ecological systems. Concepts of risk, risk conditioning factors, and incremental changes in risk, provide a common currency for the inclusion and communication of environmental effects into advice. Risk equivalence can ensure timely delivery of robust management advice accounting for demonstrated, anticipated or projected environmental effects. This can guide management decisions in a changing world, and greatly facilitate the implementation of an ecosystem approach for the management of human activities.","container-title":"Frontiers in Climate","DOI":"10.3389/fclim.2021.781559","ISSN":"2624-9553","journalAbbreviation":"Front. Clim.","language":"English","note":"publisher: Frontiers","source":"Frontiers","title":"Consistent Risk Management in a Changing World: Risk Equivalence in Fisheries and Other Human Activities Affecting Marine Resources and Ecosystems","title-short":"Consistent Risk Management in a Changing World","URL":"https://www.frontiersin.orghttps://www.frontiersin.org/journals/climate/articles/10.3389/fclim.2021.781559/full","volume":"3","author":[{"family":"Roux","given":"Marie-Julie"},{"family":"Duplisea","given":"Daniel E."},{"family":"Hunter","given":"Karen L."},{"family":"Rice","given":"Jake"}],"accessed":{"date-parts":[["2025",4,11]]},"issued":{"date-parts":[["2022",1,17]]}}}],"schema":"https://github.com/citation-style-language/schema/raw/master/csl-citation.json"} </w:instrText>
      </w:r>
      <w:r w:rsidR="00D405CA">
        <w:rPr>
          <w:rFonts w:ascii="Times New Roman" w:hAnsi="Times New Roman" w:cs="Times New Roman"/>
          <w:lang w:val="en-GB"/>
        </w:rPr>
        <w:fldChar w:fldCharType="separate"/>
      </w:r>
      <w:r w:rsidR="00D405CA" w:rsidRPr="00D405CA">
        <w:rPr>
          <w:rFonts w:ascii="Times New Roman" w:hAnsi="Times New Roman" w:cs="Times New Roman"/>
          <w:lang w:val="en-GB"/>
        </w:rPr>
        <w:t>(Cormier et al., 2013; Hodgson et al., 2019; Roux et al., 2022)</w:t>
      </w:r>
      <w:r w:rsidR="00D405CA">
        <w:rPr>
          <w:rFonts w:ascii="Times New Roman" w:hAnsi="Times New Roman" w:cs="Times New Roman"/>
          <w:lang w:val="en-GB"/>
        </w:rPr>
        <w:fldChar w:fldCharType="end"/>
      </w:r>
      <w:r w:rsidR="00D405CA">
        <w:rPr>
          <w:rFonts w:ascii="Times New Roman" w:hAnsi="Times New Roman" w:cs="Times New Roman"/>
          <w:lang w:val="en-GB"/>
        </w:rPr>
        <w:t>.</w:t>
      </w:r>
      <w:r w:rsidR="000950F5" w:rsidRPr="000950F5">
        <w:rPr>
          <w:rFonts w:ascii="Times New Roman" w:hAnsi="Times New Roman" w:cs="Times New Roman"/>
          <w:lang w:val="en-GB"/>
        </w:rPr>
        <w:t xml:space="preserve"> </w:t>
      </w:r>
    </w:p>
    <w:p w14:paraId="5FAA9F5F" w14:textId="77777777" w:rsidR="002C6CD3" w:rsidRDefault="002C6CD3" w:rsidP="00A45927">
      <w:pPr>
        <w:spacing w:after="0" w:line="276" w:lineRule="auto"/>
        <w:jc w:val="both"/>
        <w:rPr>
          <w:rFonts w:ascii="Times New Roman" w:hAnsi="Times New Roman" w:cs="Times New Roman"/>
          <w:lang w:val="en-GB"/>
        </w:rPr>
      </w:pPr>
    </w:p>
    <w:p w14:paraId="0C64C461" w14:textId="1356CEF1" w:rsidR="005F4DEB" w:rsidRPr="00AD6AAE" w:rsidRDefault="00A03A9C" w:rsidP="00A45927">
      <w:pPr>
        <w:spacing w:after="0" w:line="276" w:lineRule="auto"/>
        <w:jc w:val="both"/>
        <w:rPr>
          <w:rFonts w:ascii="Times New Roman" w:hAnsi="Times New Roman" w:cs="Times New Roman"/>
        </w:rPr>
      </w:pPr>
      <w:r>
        <w:rPr>
          <w:rFonts w:ascii="Times New Roman" w:hAnsi="Times New Roman" w:cs="Times New Roman"/>
          <w:lang w:val="en-GB"/>
        </w:rPr>
        <w:t xml:space="preserve">The </w:t>
      </w:r>
      <w:r w:rsidR="002C6CD3">
        <w:rPr>
          <w:rFonts w:ascii="Times New Roman" w:hAnsi="Times New Roman" w:cs="Times New Roman"/>
          <w:lang w:val="en-GB"/>
        </w:rPr>
        <w:t xml:space="preserve">challenge of </w:t>
      </w:r>
      <w:r>
        <w:rPr>
          <w:rFonts w:ascii="Times New Roman" w:hAnsi="Times New Roman" w:cs="Times New Roman"/>
          <w:lang w:val="en-GB"/>
        </w:rPr>
        <w:t xml:space="preserve">risk identification </w:t>
      </w:r>
      <w:r w:rsidR="003E5C86">
        <w:rPr>
          <w:rFonts w:ascii="Times New Roman" w:hAnsi="Times New Roman" w:cs="Times New Roman"/>
          <w:lang w:val="en-GB"/>
        </w:rPr>
        <w:t>is</w:t>
      </w:r>
      <w:r>
        <w:rPr>
          <w:rFonts w:ascii="Times New Roman" w:hAnsi="Times New Roman" w:cs="Times New Roman"/>
          <w:lang w:val="en-GB"/>
        </w:rPr>
        <w:t xml:space="preserve"> </w:t>
      </w:r>
      <w:r w:rsidR="00A45927">
        <w:rPr>
          <w:rFonts w:ascii="Times New Roman" w:hAnsi="Times New Roman" w:cs="Times New Roman"/>
          <w:lang w:val="en-GB"/>
        </w:rPr>
        <w:t xml:space="preserve">to </w:t>
      </w:r>
      <w:r w:rsidR="003879C6">
        <w:rPr>
          <w:rFonts w:ascii="Times New Roman" w:hAnsi="Times New Roman" w:cs="Times New Roman"/>
          <w:lang w:val="en-GB"/>
        </w:rPr>
        <w:t>unravel</w:t>
      </w:r>
      <w:r w:rsidR="003879C6" w:rsidRPr="00DA2F21">
        <w:rPr>
          <w:rFonts w:ascii="Times New Roman" w:hAnsi="Times New Roman" w:cs="Times New Roman"/>
          <w:lang w:val="en-GB"/>
        </w:rPr>
        <w:t xml:space="preserve"> </w:t>
      </w:r>
      <w:r w:rsidR="00A45927" w:rsidRPr="00DA2F21">
        <w:rPr>
          <w:rFonts w:ascii="Times New Roman" w:hAnsi="Times New Roman" w:cs="Times New Roman"/>
          <w:lang w:val="en-GB"/>
        </w:rPr>
        <w:t>social</w:t>
      </w:r>
      <w:r>
        <w:rPr>
          <w:rFonts w:ascii="Times New Roman" w:hAnsi="Times New Roman" w:cs="Times New Roman"/>
          <w:lang w:val="en-GB"/>
        </w:rPr>
        <w:t xml:space="preserve">, </w:t>
      </w:r>
      <w:r w:rsidR="00A45927" w:rsidRPr="00DA2F21">
        <w:rPr>
          <w:rFonts w:ascii="Times New Roman" w:hAnsi="Times New Roman" w:cs="Times New Roman"/>
          <w:lang w:val="en-GB"/>
        </w:rPr>
        <w:t>economic</w:t>
      </w:r>
      <w:r>
        <w:rPr>
          <w:rFonts w:ascii="Times New Roman" w:hAnsi="Times New Roman" w:cs="Times New Roman"/>
          <w:lang w:val="en-GB"/>
        </w:rPr>
        <w:t>,</w:t>
      </w:r>
      <w:r w:rsidR="00A45927" w:rsidRPr="00DA2F21">
        <w:rPr>
          <w:rFonts w:ascii="Times New Roman" w:hAnsi="Times New Roman" w:cs="Times New Roman"/>
          <w:lang w:val="en-GB"/>
        </w:rPr>
        <w:t xml:space="preserve"> and ecological dynamics</w:t>
      </w:r>
      <w:r w:rsidR="00A45927">
        <w:rPr>
          <w:rFonts w:ascii="Times New Roman" w:hAnsi="Times New Roman" w:cs="Times New Roman"/>
          <w:lang w:val="en-GB"/>
        </w:rPr>
        <w:t xml:space="preserve"> that characterize marine fisheries</w:t>
      </w:r>
      <w:r>
        <w:rPr>
          <w:rFonts w:ascii="Times New Roman" w:hAnsi="Times New Roman" w:cs="Times New Roman"/>
          <w:lang w:val="en-GB"/>
        </w:rPr>
        <w:t xml:space="preserve">. </w:t>
      </w:r>
      <w:r w:rsidR="00AD6AAE">
        <w:rPr>
          <w:rFonts w:ascii="Times New Roman" w:hAnsi="Times New Roman" w:cs="Times New Roman"/>
          <w:lang w:val="nl-BE"/>
        </w:rPr>
        <w:t>D</w:t>
      </w:r>
      <w:proofErr w:type="spellStart"/>
      <w:r w:rsidR="00AD6AAE">
        <w:rPr>
          <w:rFonts w:ascii="Times New Roman" w:hAnsi="Times New Roman" w:cs="Times New Roman"/>
          <w:lang w:val="en-GB"/>
        </w:rPr>
        <w:t>issecting</w:t>
      </w:r>
      <w:proofErr w:type="spellEnd"/>
      <w:r w:rsidR="00AD6AAE" w:rsidRPr="00DA2F21">
        <w:rPr>
          <w:rFonts w:ascii="Times New Roman" w:hAnsi="Times New Roman" w:cs="Times New Roman"/>
          <w:lang w:val="en-US"/>
        </w:rPr>
        <w:t xml:space="preserve"> </w:t>
      </w:r>
      <w:r w:rsidR="003879C6">
        <w:rPr>
          <w:rFonts w:ascii="Times New Roman" w:hAnsi="Times New Roman" w:cs="Times New Roman"/>
          <w:lang w:val="en-US"/>
        </w:rPr>
        <w:t>such</w:t>
      </w:r>
      <w:r w:rsidR="00AD6AAE">
        <w:rPr>
          <w:rFonts w:ascii="Times New Roman" w:hAnsi="Times New Roman" w:cs="Times New Roman"/>
          <w:lang w:val="en-US"/>
        </w:rPr>
        <w:t xml:space="preserve"> </w:t>
      </w:r>
      <w:r w:rsidR="00AD6AAE" w:rsidRPr="00DA2F21">
        <w:rPr>
          <w:rFonts w:ascii="Times New Roman" w:hAnsi="Times New Roman" w:cs="Times New Roman"/>
          <w:lang w:val="en-US"/>
        </w:rPr>
        <w:t>complex</w:t>
      </w:r>
      <w:r w:rsidR="00AD6AAE">
        <w:rPr>
          <w:rFonts w:ascii="Times New Roman" w:hAnsi="Times New Roman" w:cs="Times New Roman"/>
          <w:lang w:val="en-US"/>
        </w:rPr>
        <w:t xml:space="preserve">ity </w:t>
      </w:r>
      <w:r w:rsidR="00AD6AAE" w:rsidRPr="00DA2F21">
        <w:rPr>
          <w:rFonts w:ascii="Times New Roman" w:hAnsi="Times New Roman" w:cs="Times New Roman"/>
          <w:lang w:val="en-US"/>
        </w:rPr>
        <w:t xml:space="preserve">into a series of </w:t>
      </w:r>
      <w:r w:rsidR="00AD6AAE">
        <w:rPr>
          <w:rFonts w:ascii="Times New Roman" w:hAnsi="Times New Roman" w:cs="Times New Roman"/>
          <w:lang w:val="en-US"/>
        </w:rPr>
        <w:t xml:space="preserve">smaller </w:t>
      </w:r>
      <w:r w:rsidR="00AD6AAE" w:rsidRPr="00DA2F21">
        <w:rPr>
          <w:rFonts w:ascii="Times New Roman" w:hAnsi="Times New Roman" w:cs="Times New Roman"/>
          <w:lang w:val="en-US"/>
        </w:rPr>
        <w:t>components</w:t>
      </w:r>
      <w:r w:rsidR="00AD6AAE" w:rsidRPr="00DA2F21">
        <w:rPr>
          <w:rFonts w:ascii="Times New Roman" w:hAnsi="Times New Roman" w:cs="Times New Roman"/>
          <w:lang w:val="en-GB"/>
        </w:rPr>
        <w:t xml:space="preserve"> </w:t>
      </w:r>
      <w:r w:rsidR="00AD6AAE">
        <w:rPr>
          <w:rFonts w:ascii="Times New Roman" w:hAnsi="Times New Roman" w:cs="Times New Roman"/>
          <w:lang w:val="en-GB"/>
        </w:rPr>
        <w:t xml:space="preserve"> facilitates the understanding of their interaction and the description of risk pathways</w:t>
      </w:r>
      <w:r w:rsidR="003879C6">
        <w:rPr>
          <w:rFonts w:ascii="Times New Roman" w:hAnsi="Times New Roman" w:cs="Times New Roman"/>
          <w:lang w:val="en-GB"/>
        </w:rPr>
        <w:t xml:space="preserve"> </w:t>
      </w:r>
      <w:r w:rsidR="003879C6" w:rsidRPr="00DA2F21">
        <w:rPr>
          <w:rFonts w:ascii="Times New Roman" w:hAnsi="Times New Roman" w:cs="Times New Roman"/>
          <w:lang w:val="en-GB"/>
        </w:rPr>
        <w:fldChar w:fldCharType="begin"/>
      </w:r>
      <w:r w:rsidR="003879C6" w:rsidRPr="00DA2F21">
        <w:rPr>
          <w:rFonts w:ascii="Times New Roman" w:hAnsi="Times New Roman" w:cs="Times New Roman"/>
          <w:lang w:val="en-GB"/>
        </w:rPr>
        <w:instrText xml:space="preserve"> ADDIN ZOTERO_ITEM CSL_CITATION {"citationID":"QKC9jd8U","properties":{"formattedCitation":"(Collins et al., 2011; Schl\\uc0\\u252{}ter et al., 2025)","plainCitation":"(Collins et al., 2011; Schlüter et al., 2025)","noteIndex":0},"citationItems":[{"id":1751,"uris":["http://zotero.org/users/6838574/items/FLBQ4DL2"],"itemData":{"id":1751,"type":"article-journal","abstract":"The global reach of human activities affects all natural ecosystems, so that the environment is best viewed as a social–ecological system. Consequently, a more integrative approach to environmental science, one that bridges the biophysical and social domains, is sorely needed. Although models and frameworks for social–ecological systems exist, few are explicitly designed to guide a long-term interdisciplinary research program. Here, we present an iterative framework, “Press–Pulse Dynamics” (PPD), that integrates the biophysical and social sciences through an understanding of how human behaviors affect “press” and “pulse” dynamics and ecosystem processes. Such dynamics and processes, in turn, influence ecosystem services –thereby altering human behaviors and initiating feedbacks that impact the original dynamics and processes. We believe that research guided by the PPD framework will lead to a more thorough understanding of social–ecological systems and generate the knowledge needed to address pervasive environmental problems.","container-title":"Frontiers in Ecology and the Environment","DOI":"10.1890/100068","ISSN":"1540-9309","issue":"6","language":"en","license":"© The Ecological Society of America","note":"_eprint: https://onlinelibrary.wiley.com/doi/pdf/10.1890/100068","page":"351-357","source":"Wiley Online Library","title":"An integrated conceptual framework for long-term social–ecological research","volume":"9","author":[{"family":"Collins","given":"Scott L"},{"family":"Carpenter","given":"Stephen R"},{"family":"Swinton","given":"Scott M"},{"family":"Orenstein","given":"Daniel E"},{"family":"Childers","given":"Daniel L"},{"family":"Gragson","given":"Ted L"},{"family":"Grimm","given":"Nancy B"},{"family":"Grove","given":"J Morgan"},{"family":"Harlan","given":"Sharon L"},{"family":"Kaye","given":"Jason P"},{"family":"Knapp","given":"Alan K"},{"family":"Kofinas","given":"Gary P"},{"family":"Magnuson","given":"John J"},{"family":"McDowell","given":"William H"},{"family":"Melack","given":"John M"},{"family":"Ogden","given":"Laura A"},{"family":"Robertson","given":"G Philip"},{"family":"Smith","given":"Melinda D"},{"family":"Whitmer","given":"Ali C"}],"issued":{"date-parts":[["2011"]]}}},{"id":2162,"uris":["http://zotero.org/users/6838574/items/CV6RPFY2"],"itemData":{"id":2162,"type":"article-journal","abstract":"The potential of agent-based modelling (ABM) for developing theory has been recognized, yet methodologies are lacking. Building theories of social-ecological systems is challenging because of complex causality, context-dependence, and social-ecological interdependencies. We propose an approach that addresses these challenges through combining case-based empirical research with ABM in a collaborative modelling process. In-depth empirical research is essential for identifying a puzzle and potential explanations thereof, and for recognizing context and social-ecological interdependencies. Collaborative model building and analysis enables careful abstraction and reflection, and allows further exploring and testing the emerging theory in dynamic contexts, leading to better-grounded and transparent assumptions and theories. We call this approach BIM (Being In the Middle) and articulate it through three features: contextually embedded, collaboratively abductive and empirically stylized. We highlight how BIM facilitates new interdisciplinary avenues for discovering social-ecological interdependencies, discuss how it can be applied and what challenges and frontiers lie ahead.","container-title":"Environmental Modelling &amp; Software","DOI":"10.1016/j.envsoft.2025.106444","ISSN":"1364-8152","journalAbbreviation":"Environmental Modelling &amp; Software","page":"106444","source":"ScienceDirect","title":"Navigating the space between empirics and theory – Empirically stylized modelling for theorising social-ecological phenomena","volume":"189","author":[{"family":"Schlüter","given":"Maja"},{"family":"Wijermans","given":"Nanda"},{"family":"González-Mon","given":"Blanca"},{"family":"Lindkvist","given":"Emilie"},{"family":"Orach","given":"Kirill"},{"family":"Prawitz","given":"Hannah"},{"family":"Martin","given":"Romina"},{"family":"Martínez-Peña","given":"Rodrigo"},{"family":"Pellowe","given":"Kara E."},{"family":"Sanga","given":"Udita"}],"issued":{"date-parts":[["2025",5,1]]}}}],"schema":"https://github.com/citation-style-language/schema/raw/master/csl-citation.json"} </w:instrText>
      </w:r>
      <w:r w:rsidR="003879C6" w:rsidRPr="00DA2F21">
        <w:rPr>
          <w:rFonts w:ascii="Times New Roman" w:hAnsi="Times New Roman" w:cs="Times New Roman"/>
          <w:lang w:val="en-GB"/>
        </w:rPr>
        <w:fldChar w:fldCharType="separate"/>
      </w:r>
      <w:r w:rsidR="003879C6" w:rsidRPr="00DA2F21">
        <w:rPr>
          <w:rFonts w:ascii="Times New Roman" w:hAnsi="Times New Roman" w:cs="Times New Roman"/>
          <w:kern w:val="0"/>
          <w:lang w:val="en-GB"/>
        </w:rPr>
        <w:t>(Collins et al., 2011; Schlüter et al., 2025)</w:t>
      </w:r>
      <w:r w:rsidR="003879C6" w:rsidRPr="00DA2F21">
        <w:rPr>
          <w:rFonts w:ascii="Times New Roman" w:hAnsi="Times New Roman" w:cs="Times New Roman"/>
          <w:lang w:val="en-GB"/>
        </w:rPr>
        <w:fldChar w:fldCharType="end"/>
      </w:r>
      <w:r w:rsidR="00AD6AAE">
        <w:rPr>
          <w:rFonts w:ascii="Times New Roman" w:hAnsi="Times New Roman" w:cs="Times New Roman"/>
          <w:lang w:val="en-GB"/>
        </w:rPr>
        <w:t>.</w:t>
      </w:r>
      <w:commentRangeStart w:id="27"/>
      <w:commentRangeStart w:id="28"/>
      <w:commentRangeEnd w:id="27"/>
      <w:r w:rsidR="00AD6AAE">
        <w:rPr>
          <w:rStyle w:val="CommentReference"/>
        </w:rPr>
        <w:commentReference w:id="27"/>
      </w:r>
      <w:commentRangeEnd w:id="28"/>
      <w:r w:rsidR="00EA75DA">
        <w:rPr>
          <w:rStyle w:val="CommentReference"/>
        </w:rPr>
        <w:commentReference w:id="28"/>
      </w:r>
      <w:r w:rsidR="00AD6AAE">
        <w:rPr>
          <w:rFonts w:ascii="Times New Roman" w:hAnsi="Times New Roman" w:cs="Times New Roman"/>
          <w:lang w:val="en-GB"/>
        </w:rPr>
        <w:t xml:space="preserve"> </w:t>
      </w:r>
      <w:r w:rsidR="00EE7ED5">
        <w:rPr>
          <w:rFonts w:ascii="Times New Roman" w:hAnsi="Times New Roman" w:cs="Times New Roman"/>
          <w:lang w:val="en-US"/>
        </w:rPr>
        <w:t xml:space="preserve">A </w:t>
      </w:r>
      <w:r w:rsidR="00EE3019">
        <w:rPr>
          <w:rFonts w:ascii="Times New Roman" w:hAnsi="Times New Roman" w:cs="Times New Roman"/>
          <w:lang w:val="en-US"/>
        </w:rPr>
        <w:t>logic</w:t>
      </w:r>
      <w:r w:rsidR="00080488">
        <w:rPr>
          <w:rFonts w:ascii="Times New Roman" w:hAnsi="Times New Roman" w:cs="Times New Roman"/>
          <w:lang w:val="en-US"/>
        </w:rPr>
        <w:t>al</w:t>
      </w:r>
      <w:r w:rsidR="00EE3019">
        <w:rPr>
          <w:rFonts w:ascii="Times New Roman" w:hAnsi="Times New Roman" w:cs="Times New Roman"/>
          <w:lang w:val="en-US"/>
        </w:rPr>
        <w:t xml:space="preserve"> </w:t>
      </w:r>
      <w:r w:rsidR="002C6CD3">
        <w:rPr>
          <w:rFonts w:ascii="Times New Roman" w:hAnsi="Times New Roman" w:cs="Times New Roman"/>
          <w:lang w:val="en-US"/>
        </w:rPr>
        <w:t xml:space="preserve">way to </w:t>
      </w:r>
      <w:r w:rsidR="00AD6AAE">
        <w:rPr>
          <w:rFonts w:ascii="Times New Roman" w:hAnsi="Times New Roman" w:cs="Times New Roman"/>
          <w:lang w:val="en-US"/>
        </w:rPr>
        <w:t xml:space="preserve">frame </w:t>
      </w:r>
      <w:r w:rsidR="002C6CD3">
        <w:rPr>
          <w:rFonts w:ascii="Times New Roman" w:hAnsi="Times New Roman" w:cs="Times New Roman"/>
          <w:lang w:val="en-US"/>
        </w:rPr>
        <w:t>fisheries</w:t>
      </w:r>
      <w:r w:rsidR="00AD6AAE">
        <w:rPr>
          <w:rFonts w:ascii="Times New Roman" w:hAnsi="Times New Roman" w:cs="Times New Roman"/>
          <w:lang w:val="en-US"/>
        </w:rPr>
        <w:t>-MEW interactions</w:t>
      </w:r>
      <w:r w:rsidR="002C6CD3">
        <w:rPr>
          <w:rFonts w:ascii="Times New Roman" w:hAnsi="Times New Roman" w:cs="Times New Roman"/>
          <w:lang w:val="en-US"/>
        </w:rPr>
        <w:t xml:space="preserve"> into risk identification </w:t>
      </w:r>
      <w:r w:rsidR="00EE3019">
        <w:rPr>
          <w:rFonts w:ascii="Times New Roman" w:hAnsi="Times New Roman" w:cs="Times New Roman"/>
          <w:lang w:val="en-US"/>
        </w:rPr>
        <w:t xml:space="preserve">is to </w:t>
      </w:r>
      <w:r w:rsidR="00AD6AAE">
        <w:rPr>
          <w:rFonts w:ascii="Times New Roman" w:hAnsi="Times New Roman" w:cs="Times New Roman"/>
          <w:lang w:val="en-US"/>
        </w:rPr>
        <w:t>borrow concepts from</w:t>
      </w:r>
      <w:r w:rsidR="00EE3019">
        <w:rPr>
          <w:rFonts w:ascii="Times New Roman" w:hAnsi="Times New Roman" w:cs="Times New Roman"/>
          <w:lang w:val="en-US"/>
        </w:rPr>
        <w:t xml:space="preserve"> </w:t>
      </w:r>
      <w:r w:rsidR="00AD6AAE">
        <w:rPr>
          <w:rFonts w:ascii="Times New Roman" w:hAnsi="Times New Roman" w:cs="Times New Roman"/>
          <w:lang w:val="en-US"/>
        </w:rPr>
        <w:t>S</w:t>
      </w:r>
      <w:r w:rsidR="00EE3019">
        <w:rPr>
          <w:rFonts w:ascii="Times New Roman" w:hAnsi="Times New Roman" w:cs="Times New Roman"/>
          <w:lang w:val="en-US"/>
        </w:rPr>
        <w:t>ocial</w:t>
      </w:r>
      <w:r w:rsidR="00851453">
        <w:rPr>
          <w:rFonts w:ascii="Times New Roman" w:hAnsi="Times New Roman" w:cs="Times New Roman"/>
          <w:lang w:val="en-US"/>
        </w:rPr>
        <w:t>-</w:t>
      </w:r>
      <w:r w:rsidR="00AD6AAE">
        <w:rPr>
          <w:rFonts w:ascii="Times New Roman" w:hAnsi="Times New Roman" w:cs="Times New Roman"/>
          <w:lang w:val="en-US"/>
        </w:rPr>
        <w:t>E</w:t>
      </w:r>
      <w:r w:rsidR="00EE3019">
        <w:rPr>
          <w:rFonts w:ascii="Times New Roman" w:hAnsi="Times New Roman" w:cs="Times New Roman"/>
          <w:lang w:val="en-US"/>
        </w:rPr>
        <w:t xml:space="preserve">cological </w:t>
      </w:r>
      <w:r w:rsidR="00AD6AAE">
        <w:rPr>
          <w:rFonts w:ascii="Times New Roman" w:hAnsi="Times New Roman" w:cs="Times New Roman"/>
          <w:lang w:val="en-US"/>
        </w:rPr>
        <w:t>S</w:t>
      </w:r>
      <w:r w:rsidR="00EE3019">
        <w:rPr>
          <w:rFonts w:ascii="Times New Roman" w:hAnsi="Times New Roman" w:cs="Times New Roman"/>
          <w:lang w:val="en-US"/>
        </w:rPr>
        <w:t>ystems</w:t>
      </w:r>
      <w:r w:rsidR="00AD6AAE">
        <w:rPr>
          <w:rFonts w:ascii="Times New Roman" w:hAnsi="Times New Roman" w:cs="Times New Roman"/>
          <w:lang w:val="en-US"/>
        </w:rPr>
        <w:t xml:space="preserve"> (SES) framework</w:t>
      </w:r>
      <w:r w:rsidR="00EE3019">
        <w:rPr>
          <w:rFonts w:ascii="Times New Roman" w:hAnsi="Times New Roman" w:cs="Times New Roman"/>
          <w:lang w:val="en-US"/>
        </w:rPr>
        <w:t xml:space="preserve"> </w:t>
      </w:r>
      <w:r w:rsidR="00EE3019">
        <w:rPr>
          <w:rFonts w:ascii="Times New Roman" w:hAnsi="Times New Roman" w:cs="Times New Roman"/>
          <w:lang w:val="en-GB"/>
        </w:rPr>
        <w:fldChar w:fldCharType="begin"/>
      </w:r>
      <w:r w:rsidR="00EE3019">
        <w:rPr>
          <w:rFonts w:ascii="Times New Roman" w:hAnsi="Times New Roman" w:cs="Times New Roman"/>
          <w:lang w:val="en-GB"/>
        </w:rPr>
        <w:instrText xml:space="preserve"> ADDIN ZOTERO_ITEM CSL_CITATION {"citationID":"MroDgGCO","properties":{"formattedCitation":"(Li et al., 2024; Restrepo-G\\uc0\\u243{}mez et al., 2022)","plainCitation":"(Li et al., 2024; Restrepo-Gómez et al., 2022)","noteIndex":0},"citationItems":[{"id":1887,"uris":["http://zotero.org/users/6838574/items/48UH4Z4B"],"itemData":{"id":1887,"type":"article-journal","abstract":"Climate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GB"/>
        </w:rPr>
        <w:fldChar w:fldCharType="separate"/>
      </w:r>
      <w:r w:rsidR="00EE3019" w:rsidRPr="00EE3019">
        <w:rPr>
          <w:rFonts w:ascii="Times New Roman" w:hAnsi="Times New Roman" w:cs="Times New Roman"/>
          <w:kern w:val="0"/>
          <w:lang w:val="en-GB"/>
        </w:rPr>
        <w:t xml:space="preserve">(Li et </w:t>
      </w:r>
      <w:r w:rsidR="00EE3019" w:rsidRPr="00EE3019">
        <w:rPr>
          <w:rFonts w:ascii="Times New Roman" w:hAnsi="Times New Roman" w:cs="Times New Roman"/>
          <w:kern w:val="0"/>
          <w:lang w:val="en-GB"/>
        </w:rPr>
        <w:lastRenderedPageBreak/>
        <w:t>al., 2024; Restrepo-Gómez et al., 2022)</w:t>
      </w:r>
      <w:r w:rsidR="00EE3019">
        <w:rPr>
          <w:rFonts w:ascii="Times New Roman" w:hAnsi="Times New Roman" w:cs="Times New Roman"/>
          <w:lang w:val="en-GB"/>
        </w:rPr>
        <w:fldChar w:fldCharType="end"/>
      </w:r>
      <w:r w:rsidR="00EE3019">
        <w:rPr>
          <w:rFonts w:ascii="Times New Roman" w:hAnsi="Times New Roman" w:cs="Times New Roman"/>
          <w:lang w:val="en-GB"/>
        </w:rPr>
        <w:t xml:space="preserve">. </w:t>
      </w:r>
      <w:r w:rsidR="00531A0A">
        <w:rPr>
          <w:rFonts w:ascii="Times New Roman" w:hAnsi="Times New Roman" w:cs="Times New Roman"/>
          <w:lang w:val="en-US"/>
        </w:rPr>
        <w:t>SES</w:t>
      </w:r>
      <w:r w:rsidR="00D405CA" w:rsidRPr="00DA2F21">
        <w:rPr>
          <w:rFonts w:ascii="Times New Roman" w:hAnsi="Times New Roman" w:cs="Times New Roman"/>
          <w:lang w:val="en-US"/>
        </w:rPr>
        <w:t xml:space="preserve"> theory</w:t>
      </w:r>
      <w:r w:rsidR="00EE3019">
        <w:rPr>
          <w:rFonts w:ascii="Times New Roman" w:hAnsi="Times New Roman" w:cs="Times New Roman"/>
          <w:lang w:val="en-US"/>
        </w:rPr>
        <w:t xml:space="preserve"> </w:t>
      </w:r>
      <w:r w:rsidR="002C6CD3">
        <w:rPr>
          <w:rFonts w:ascii="Times New Roman" w:hAnsi="Times New Roman" w:cs="Times New Roman"/>
          <w:lang w:val="en-US"/>
        </w:rPr>
        <w:t>(</w:t>
      </w:r>
      <w:r w:rsidR="00EE3019" w:rsidRPr="00DA2F21">
        <w:rPr>
          <w:rFonts w:ascii="Times New Roman" w:hAnsi="Times New Roman" w:cs="Times New Roman"/>
          <w:lang w:val="en-US"/>
        </w:rPr>
        <w:t>Ostrom, 2009)</w:t>
      </w:r>
      <w:r w:rsidR="00EE3019">
        <w:rPr>
          <w:rFonts w:ascii="Times New Roman" w:hAnsi="Times New Roman" w:cs="Times New Roman"/>
          <w:lang w:val="en-US"/>
        </w:rPr>
        <w:t xml:space="preserve"> </w:t>
      </w:r>
      <w:r w:rsidR="002C6CD3">
        <w:rPr>
          <w:rFonts w:ascii="Times New Roman" w:hAnsi="Times New Roman" w:cs="Times New Roman"/>
          <w:lang w:val="en-US"/>
        </w:rPr>
        <w:t>identifies fisheries as</w:t>
      </w:r>
      <w:r w:rsidR="00EE3019">
        <w:rPr>
          <w:rFonts w:ascii="Times New Roman" w:hAnsi="Times New Roman" w:cs="Times New Roman"/>
          <w:lang w:val="en-US"/>
        </w:rPr>
        <w:t xml:space="preserve"> subsystems, </w:t>
      </w:r>
      <w:r w:rsidR="00531A0A">
        <w:rPr>
          <w:rFonts w:ascii="Times New Roman" w:hAnsi="Times New Roman" w:cs="Times New Roman"/>
          <w:lang w:val="en-US"/>
        </w:rPr>
        <w:t>including</w:t>
      </w:r>
      <w:r w:rsidR="00EE3019" w:rsidRPr="00DA2F21">
        <w:rPr>
          <w:rFonts w:ascii="Times New Roman" w:hAnsi="Times New Roman" w:cs="Times New Roman"/>
          <w:lang w:val="en-US"/>
        </w:rPr>
        <w:t xml:space="preserve"> (</w:t>
      </w:r>
      <w:proofErr w:type="spellStart"/>
      <w:r w:rsidR="00EE3019" w:rsidRPr="00DA2F21">
        <w:rPr>
          <w:rFonts w:ascii="Times New Roman" w:hAnsi="Times New Roman" w:cs="Times New Roman"/>
          <w:i/>
          <w:iCs/>
          <w:lang w:val="en-US"/>
        </w:rPr>
        <w:t>i</w:t>
      </w:r>
      <w:proofErr w:type="spellEnd"/>
      <w:r w:rsidR="00EE3019" w:rsidRPr="00DA2F21">
        <w:rPr>
          <w:rFonts w:ascii="Times New Roman" w:hAnsi="Times New Roman" w:cs="Times New Roman"/>
          <w:lang w:val="en-US"/>
        </w:rPr>
        <w:t xml:space="preserve">) </w:t>
      </w:r>
      <w:commentRangeStart w:id="29"/>
      <w:commentRangeStart w:id="30"/>
      <w:r w:rsidR="00EE3019" w:rsidRPr="00DA2F21">
        <w:rPr>
          <w:rFonts w:ascii="Times New Roman" w:hAnsi="Times New Roman" w:cs="Times New Roman"/>
          <w:lang w:val="en-US"/>
        </w:rPr>
        <w:t>the ecological aspects of the exploited marine ecosystem,</w:t>
      </w:r>
      <w:commentRangeEnd w:id="29"/>
      <w:r w:rsidR="00EE3019">
        <w:rPr>
          <w:rStyle w:val="CommentReference"/>
        </w:rPr>
        <w:commentReference w:id="29"/>
      </w:r>
      <w:commentRangeEnd w:id="30"/>
      <w:r w:rsidR="00EE3019">
        <w:rPr>
          <w:rStyle w:val="CommentReference"/>
        </w:rPr>
        <w:commentReference w:id="30"/>
      </w:r>
      <w:r w:rsidR="00EE3019" w:rsidRPr="00DA2F21">
        <w:rPr>
          <w:rFonts w:ascii="Times New Roman" w:hAnsi="Times New Roman" w:cs="Times New Roman"/>
          <w:lang w:val="en-US"/>
        </w:rPr>
        <w:t xml:space="preserve"> (</w:t>
      </w:r>
      <w:r w:rsidR="00EE3019" w:rsidRPr="00DA2F21">
        <w:rPr>
          <w:rFonts w:ascii="Times New Roman" w:hAnsi="Times New Roman" w:cs="Times New Roman"/>
          <w:i/>
          <w:iCs/>
          <w:lang w:val="en-US"/>
        </w:rPr>
        <w:t>ii</w:t>
      </w:r>
      <w:r w:rsidR="00EE3019" w:rsidRPr="00DA2F21">
        <w:rPr>
          <w:rFonts w:ascii="Times New Roman" w:hAnsi="Times New Roman" w:cs="Times New Roman"/>
          <w:lang w:val="en-US"/>
        </w:rPr>
        <w:t xml:space="preserve">) the behavioral and economic aspects of the </w:t>
      </w:r>
      <w:commentRangeStart w:id="31"/>
      <w:r w:rsidR="00F80EFC">
        <w:rPr>
          <w:rFonts w:ascii="Times New Roman" w:hAnsi="Times New Roman" w:cs="Times New Roman"/>
          <w:lang w:val="en-US"/>
        </w:rPr>
        <w:t>fisher</w:t>
      </w:r>
      <w:r w:rsidR="00EE3019" w:rsidRPr="00DA2F21">
        <w:rPr>
          <w:rFonts w:ascii="Times New Roman" w:hAnsi="Times New Roman" w:cs="Times New Roman"/>
          <w:lang w:val="en-US"/>
        </w:rPr>
        <w:t>,</w:t>
      </w:r>
      <w:commentRangeEnd w:id="31"/>
      <w:r w:rsidR="0048362E">
        <w:rPr>
          <w:rStyle w:val="CommentReference"/>
        </w:rPr>
        <w:commentReference w:id="31"/>
      </w:r>
      <w:r w:rsidR="00EE3019" w:rsidRPr="00DA2F21">
        <w:rPr>
          <w:rFonts w:ascii="Times New Roman" w:hAnsi="Times New Roman" w:cs="Times New Roman"/>
          <w:lang w:val="en-US"/>
        </w:rPr>
        <w:t xml:space="preserve"> and (</w:t>
      </w:r>
      <w:r w:rsidR="00EE3019" w:rsidRPr="00DA2F21">
        <w:rPr>
          <w:rFonts w:ascii="Times New Roman" w:hAnsi="Times New Roman" w:cs="Times New Roman"/>
          <w:i/>
          <w:iCs/>
          <w:lang w:val="en-US"/>
        </w:rPr>
        <w:t>iii</w:t>
      </w:r>
      <w:r w:rsidR="00EE3019" w:rsidRPr="00DA2F21">
        <w:rPr>
          <w:rFonts w:ascii="Times New Roman" w:hAnsi="Times New Roman" w:cs="Times New Roman"/>
          <w:lang w:val="en-US"/>
        </w:rPr>
        <w:t xml:space="preserve">) the societal and governance priorities of the human community in which the </w:t>
      </w:r>
      <w:r w:rsidR="00F80EFC">
        <w:rPr>
          <w:rFonts w:ascii="Times New Roman" w:hAnsi="Times New Roman" w:cs="Times New Roman"/>
          <w:lang w:val="en-US"/>
        </w:rPr>
        <w:t>fisher</w:t>
      </w:r>
      <w:r w:rsidR="00EE3019" w:rsidRPr="00DA2F21">
        <w:rPr>
          <w:rFonts w:ascii="Times New Roman" w:hAnsi="Times New Roman" w:cs="Times New Roman"/>
          <w:lang w:val="en-US"/>
        </w:rPr>
        <w:t xml:space="preserve"> is included</w:t>
      </w:r>
      <w:r w:rsidR="00EE3019">
        <w:rPr>
          <w:rFonts w:ascii="Times New Roman" w:hAnsi="Times New Roman" w:cs="Times New Roman"/>
          <w:lang w:val="en-US"/>
        </w:rPr>
        <w:t xml:space="preserve"> </w:t>
      </w:r>
      <w:r w:rsidR="00EE3019">
        <w:rPr>
          <w:rFonts w:ascii="Times New Roman" w:hAnsi="Times New Roman" w:cs="Times New Roman"/>
          <w:lang w:val="en-US"/>
        </w:rPr>
        <w:fldChar w:fldCharType="begin"/>
      </w:r>
      <w:r w:rsidR="00EE3019">
        <w:rPr>
          <w:rFonts w:ascii="Times New Roman" w:hAnsi="Times New Roman" w:cs="Times New Roman"/>
          <w:lang w:val="en-US"/>
        </w:rPr>
        <w:instrText xml:space="preserve"> ADDIN ZOTERO_ITEM CSL_CITATION {"citationID":"H7ZaGmoF","properties":{"formattedCitation":"(Harvey et al., 2025; Restrepo-G\\uc0\\u243{}mez et al., 2022)","plainCitation":"(Harvey et al., 2025; Restrepo-Gómez et al., 2022)","noteIndex":0},"citationItems":[{"id":2699,"uris":["http://zotero.org/users/6838574/items/YBTGQA3A"],"itemData":{"id":2699,"type":"article-journal","abstract":"Climate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L."},{"family":"Wise","given":"Sarah"}],"issued":{"date-parts":[["2025",6,1]]}}},{"id":1814,"uris":["http://zotero.org/users/6838574/items/BG7TDJS5"],"itemData":{"id":1814,"type":"article-journal","abstract":"Fisheries are complex and unpredictable; the design and use of adaptive tools to understand and manage them are therefore necessary. The social-ecological systems (SES) approach seeks to achieve an integrated understanding of fisheries to find sustainable solutions applied to real-world uncertainties. The number of SES studies has increased since the arrival of Ostrom's reference framework in 2009, especially in the past 6 years. In the present review, we identified the trends in scientific literature focused on marine fisheries social-ecological systems (MFSES) published in the past two decades. The main objectives were to: (1) identify MFSES research trends and (2) detect how the social-ecological reference framework has evolved and how transdisciplinary approaches are occurring in fisheries science. Results showed that the most frequent approach was theoretical or conceptual, qualitative, using mainly secondary data. The greatest number of researches were undertaken in the northern Pacific, northern Atlantic, and the western coast of Africa. The most frequently used variables to analyze MFSES were related to the social subsystem. We conclude that the conceptual development of information on SES and specifically on MFSES is very extensive due to the need to analyze complex SES, particularly in marine fisheries.","container-title":"Ocean &amp; Coastal Management","DOI":"10.1016/j.ocecoaman.2022.106076","ISSN":"0964-5691","journalAbbreviation":"Ocean &amp; Coastal Management","page":"106076","source":"ScienceDirect","title":"Trends in marine fisheries social-ecological systems studies","volume":"220","author":[{"family":"Restrepo-Gómez","given":"Diana C."},{"family":"Zetina-Rejón","given":"Manuel J."},{"family":"Zepeda-Domínguez","given":"José A."}],"issued":{"date-parts":[["2022",4,1]]}}}],"schema":"https://github.com/citation-style-language/schema/raw/master/csl-citation.json"} </w:instrText>
      </w:r>
      <w:r w:rsidR="00EE3019">
        <w:rPr>
          <w:rFonts w:ascii="Times New Roman" w:hAnsi="Times New Roman" w:cs="Times New Roman"/>
          <w:lang w:val="en-US"/>
        </w:rPr>
        <w:fldChar w:fldCharType="separate"/>
      </w:r>
      <w:r w:rsidR="00EE3019" w:rsidRPr="00EE3019">
        <w:rPr>
          <w:rFonts w:ascii="Times New Roman" w:hAnsi="Times New Roman" w:cs="Times New Roman"/>
          <w:kern w:val="0"/>
          <w:lang w:val="en-GB"/>
        </w:rPr>
        <w:t>(Harvey et al., 2025; Restrepo-Gómez et al., 2022)</w:t>
      </w:r>
      <w:r w:rsidR="00EE3019">
        <w:rPr>
          <w:rFonts w:ascii="Times New Roman" w:hAnsi="Times New Roman" w:cs="Times New Roman"/>
          <w:lang w:val="en-US"/>
        </w:rPr>
        <w:fldChar w:fldCharType="end"/>
      </w:r>
      <w:r w:rsidR="00EE3019" w:rsidRPr="00EE3019">
        <w:rPr>
          <w:rFonts w:ascii="Times New Roman" w:hAnsi="Times New Roman" w:cs="Times New Roman"/>
          <w:lang w:val="en-GB"/>
        </w:rPr>
        <w:t>. SE</w:t>
      </w:r>
      <w:r w:rsidR="00EE3019">
        <w:rPr>
          <w:rFonts w:ascii="Times New Roman" w:hAnsi="Times New Roman" w:cs="Times New Roman"/>
          <w:lang w:val="en-GB"/>
        </w:rPr>
        <w:t>S theory</w:t>
      </w:r>
      <w:r w:rsidR="004A1223">
        <w:rPr>
          <w:rFonts w:ascii="Times New Roman" w:hAnsi="Times New Roman" w:cs="Times New Roman"/>
          <w:lang w:val="en-GB"/>
        </w:rPr>
        <w:t>’s</w:t>
      </w:r>
      <w:r w:rsidR="00EE3019">
        <w:rPr>
          <w:rFonts w:ascii="Times New Roman" w:hAnsi="Times New Roman" w:cs="Times New Roman"/>
          <w:lang w:val="en-GB"/>
        </w:rPr>
        <w:t xml:space="preserve"> </w:t>
      </w:r>
      <w:r w:rsidR="002C6CD3">
        <w:rPr>
          <w:rFonts w:ascii="Times New Roman" w:hAnsi="Times New Roman" w:cs="Times New Roman"/>
          <w:lang w:val="en-GB"/>
        </w:rPr>
        <w:t>strength is in it</w:t>
      </w:r>
      <w:r w:rsidR="004A1223">
        <w:rPr>
          <w:rFonts w:ascii="Times New Roman" w:hAnsi="Times New Roman" w:cs="Times New Roman"/>
          <w:lang w:val="en-GB"/>
        </w:rPr>
        <w:t>s</w:t>
      </w:r>
      <w:r w:rsidR="002C6CD3">
        <w:rPr>
          <w:rFonts w:ascii="Times New Roman" w:hAnsi="Times New Roman" w:cs="Times New Roman"/>
          <w:lang w:val="en-GB"/>
        </w:rPr>
        <w:t xml:space="preserve"> flexibility, and possibility to adhere to diverse</w:t>
      </w:r>
      <w:r w:rsidR="00E5487D">
        <w:rPr>
          <w:rFonts w:ascii="Times New Roman" w:hAnsi="Times New Roman" w:cs="Times New Roman"/>
          <w:lang w:val="en-GB"/>
        </w:rPr>
        <w:t xml:space="preserve"> case studies with emphasis on different</w:t>
      </w:r>
      <w:r w:rsidR="00EE3019">
        <w:rPr>
          <w:rFonts w:ascii="Times New Roman" w:hAnsi="Times New Roman" w:cs="Times New Roman"/>
          <w:lang w:val="en-GB"/>
        </w:rPr>
        <w:t xml:space="preserve"> </w:t>
      </w:r>
      <w:r w:rsidR="00E5487D">
        <w:rPr>
          <w:rFonts w:ascii="Times New Roman" w:hAnsi="Times New Roman" w:cs="Times New Roman"/>
          <w:lang w:val="en-GB"/>
        </w:rPr>
        <w:t xml:space="preserve">subsystems </w:t>
      </w:r>
      <w:r w:rsidR="00EE3019" w:rsidRPr="00DA2F21">
        <w:rPr>
          <w:rFonts w:ascii="Times New Roman" w:hAnsi="Times New Roman" w:cs="Times New Roman"/>
          <w:lang w:val="en-US"/>
        </w:rPr>
        <w:fldChar w:fldCharType="begin"/>
      </w:r>
      <w:r w:rsidR="00EE3019" w:rsidRPr="00DA2F21">
        <w:rPr>
          <w:rFonts w:ascii="Times New Roman" w:hAnsi="Times New Roman" w:cs="Times New Roman"/>
          <w:lang w:val="en-US"/>
        </w:rPr>
        <w:instrText xml:space="preserve"> ADDIN ZOTERO_ITEM CSL_CITATION {"citationID":"wbCLF3SL","properties":{"formattedCitation":"(Crosman et al., 2019; Dudley et al., 2021; Kruse et al., 2024; Pihlajam\\uc0\\u228{}ki et al., 2020; Stelzenm\\uc0\\u252{}ller et al., 2024)","plainCitation":"(Crosman et al., 2019; Dudley et al., 2021; Kruse et al., 2024; Pihlajamäki et al., 2020;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1560,"uris":["http://zotero.org/users/6838574/items/5BCRWWHU"],"itemData":{"id":1560,"type":"article-journal","abstract":"Understanding and anticipating the effects of climate change on fisheries social-ecological systems (FSESs) is central to proactive fisheries management in a changing global climate. With fisheries management increasingly striving to consider interactions and feedbacks among people, targeted species, and the broader ecological and human communities, fisheries managers and participants need tools to help them assess these complex systems. We developed a new climate vulnerability assessment framework for analyzing the impacts of a climate-induced trend or event on a FSES. The framework divides the FSES into four interrelated and interacting domains: Ecological Community, Fished Species, Fishery, and Human Community. The framework provides a systematic approach to account for indirect as well as direct effects, links among subsystems, and multiple climate change-induced stressors. We demonstrate the framework’s utility by applying it to three case studies: the effects of a marine heatwave on the Dungeness crab FSES, the effects of a marine heatwave on the red sea urchin FSES, and the effects of long-term climate trends on North Pacific albacore. We found that the effects of a climatic trend or event on a FSES are often indirect and can trigger diverse and important feedbacks. These examples also showed that the climatic trend or event may cause changes in the temporal and spatial distribution of fishing effort and fished species that have a more significant impact on the FSES than changes to species abundance per se. Unlike other climate vulnerability assessment frameworks and applications, ours is designed to enable consideration of the range of feedbacks within and among both the ecological and human communities. As such, it is a valuable tool to guide the holistic examination and assessment of potential impacts to FSESs.","container-title":"Frontiers in Marine Science","DOI":"10.3389/fmars.2021.678099","ISSN":"2296-7745","journalAbbreviation":"Front. Mar. Sci.","language":"English","note":"publisher: Frontiers","source":"Frontiers","title":"A More Comprehensive Climate Vulnerability Assessment Framework for Fisheries Social-Ecological Systems","URL":"https://www.frontiersin.org/journals/marine-science/articles/10.3389/fmars.2021.678099/full","volume":"8","author":[{"family":"Dudley","given":"Peter N."},{"family":"Rogers","given":"Tanya L."},{"family":"Morales","given":"Mark M."},{"family":"Stoltz","given":"Amanda D."},{"family":"Sheridan","given":"Casey J."},{"family":"Beulke","given":"Anne K."},{"family":"Pomeroy","given":"Carrie"},{"family":"Carr","given":"Mark H."}],"accessed":{"date-parts":[["2025",5,15]]},"issued":{"date-parts":[["2021",6,14]]}}},{"id":1863,"uris":["http://zotero.org/users/6838574/items/MXUKZ8IT"],"itemData":{"id":1863,"type":"article-journal","abstract":"Fisheries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w:instrText>
      </w:r>
      <w:r w:rsidR="00EE3019" w:rsidRPr="000C4772">
        <w:rPr>
          <w:rFonts w:ascii="Times New Roman" w:hAnsi="Times New Roman" w:cs="Times New Roman"/>
          <w:lang w:val="nl-BE"/>
        </w:rPr>
        <w:instrText xml:space="preserve">s and increasing conflicts over the use of marine space. An in-depth understanding of the linkages between the identified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00EE3019" w:rsidRPr="00DA2F21">
        <w:rPr>
          <w:rFonts w:ascii="Times New Roman" w:hAnsi="Times New Roman" w:cs="Times New Roman"/>
          <w:lang w:val="en-US"/>
        </w:rPr>
        <w:fldChar w:fldCharType="separate"/>
      </w:r>
      <w:r w:rsidR="00EE3019" w:rsidRPr="000C4772">
        <w:rPr>
          <w:rFonts w:ascii="Times New Roman" w:hAnsi="Times New Roman" w:cs="Times New Roman"/>
          <w:kern w:val="0"/>
          <w:lang w:val="nl-BE"/>
        </w:rPr>
        <w:t>(Crosman et al., 2019; Dudley et al., 2021; Kruse et al., 2024; Pihlajamäki et al., 2020; Stelzenmüller et al., 2024)</w:t>
      </w:r>
      <w:r w:rsidR="00EE3019" w:rsidRPr="00DA2F21">
        <w:rPr>
          <w:rFonts w:ascii="Times New Roman" w:hAnsi="Times New Roman" w:cs="Times New Roman"/>
          <w:lang w:val="en-US"/>
        </w:rPr>
        <w:fldChar w:fldCharType="end"/>
      </w:r>
      <w:r w:rsidR="00EE3019" w:rsidRPr="000C4772">
        <w:rPr>
          <w:rFonts w:ascii="Times New Roman" w:hAnsi="Times New Roman" w:cs="Times New Roman"/>
          <w:lang w:val="nl-BE"/>
        </w:rPr>
        <w:t>.</w:t>
      </w:r>
    </w:p>
    <w:p w14:paraId="7516518A" w14:textId="77777777" w:rsidR="002C6CD3" w:rsidRPr="000C4772" w:rsidRDefault="002C6CD3" w:rsidP="00A45927">
      <w:pPr>
        <w:spacing w:after="0" w:line="276" w:lineRule="auto"/>
        <w:jc w:val="both"/>
        <w:rPr>
          <w:rFonts w:ascii="Times New Roman" w:hAnsi="Times New Roman" w:cs="Times New Roman"/>
        </w:rPr>
      </w:pPr>
    </w:p>
    <w:p w14:paraId="2A62B43B" w14:textId="23540C19" w:rsidR="0065496C" w:rsidRPr="007C0A51" w:rsidRDefault="002263F7" w:rsidP="0065496C">
      <w:pPr>
        <w:spacing w:after="0" w:line="276" w:lineRule="auto"/>
        <w:jc w:val="both"/>
        <w:rPr>
          <w:rFonts w:ascii="Times New Roman" w:hAnsi="Times New Roman" w:cs="Times New Roman"/>
          <w:lang w:val="en-GB"/>
        </w:rPr>
      </w:pPr>
      <w:r w:rsidRPr="003E5C86">
        <w:rPr>
          <w:rFonts w:ascii="Times New Roman" w:hAnsi="Times New Roman" w:cs="Times New Roman"/>
          <w:lang w:val="en-GB"/>
        </w:rPr>
        <w:t>Risk Analysis</w:t>
      </w:r>
      <w:r w:rsidR="003E5C86">
        <w:rPr>
          <w:rFonts w:ascii="Times New Roman" w:hAnsi="Times New Roman" w:cs="Times New Roman"/>
          <w:lang w:val="en-GB"/>
        </w:rPr>
        <w:t xml:space="preserve"> </w:t>
      </w:r>
      <w:r w:rsidR="004F6978">
        <w:rPr>
          <w:rFonts w:ascii="Times New Roman" w:hAnsi="Times New Roman" w:cs="Times New Roman"/>
          <w:lang w:val="en-GB"/>
        </w:rPr>
        <w:t xml:space="preserve">implies </w:t>
      </w:r>
      <w:r w:rsidRPr="00DA2F21">
        <w:rPr>
          <w:rFonts w:ascii="Times New Roman" w:hAnsi="Times New Roman" w:cs="Times New Roman"/>
          <w:lang w:val="en-GB"/>
        </w:rPr>
        <w:t xml:space="preserve">determining the probabilistic </w:t>
      </w:r>
      <w:r w:rsidR="00E5487D">
        <w:rPr>
          <w:rFonts w:ascii="Times New Roman" w:hAnsi="Times New Roman" w:cs="Times New Roman"/>
          <w:lang w:val="en-GB"/>
        </w:rPr>
        <w:t>distribution</w:t>
      </w:r>
      <w:r w:rsidRPr="00DA2F21">
        <w:rPr>
          <w:rFonts w:ascii="Times New Roman" w:hAnsi="Times New Roman" w:cs="Times New Roman"/>
          <w:lang w:val="en-GB"/>
        </w:rPr>
        <w:t xml:space="preserve"> behind the risk</w:t>
      </w:r>
      <w:r w:rsidR="00E5487D">
        <w:rPr>
          <w:rFonts w:ascii="Times New Roman" w:hAnsi="Times New Roman" w:cs="Times New Roman"/>
          <w:lang w:val="en-GB"/>
        </w:rPr>
        <w:t xml:space="preserve"> </w:t>
      </w:r>
      <w:commentRangeStart w:id="32"/>
      <w:r w:rsidR="00E5487D">
        <w:rPr>
          <w:rFonts w:ascii="Times New Roman" w:hAnsi="Times New Roman" w:cs="Times New Roman"/>
          <w:lang w:val="en-GB"/>
        </w:rPr>
        <w:fldChar w:fldCharType="begin"/>
      </w:r>
      <w:r w:rsidR="007712CF">
        <w:rPr>
          <w:rFonts w:ascii="Times New Roman" w:hAnsi="Times New Roman" w:cs="Times New Roman"/>
          <w:lang w:val="en-GB"/>
        </w:rPr>
        <w:instrText xml:space="preserve"> ADDIN ZOTERO_ITEM CSL_CITATION {"citationID":"AnHOpzyQ","properties":{"formattedCitation":"(Kaikkonen et al., 2021; Stelzenm\\uc0\\u252{}ller et al., 2018)","plainCitation":"(Kaikkonen et al., 2021; Stelzenmüller et al., 2018)","noteIndex":0},"citationItems":[{"id":2839,"uris":["http://zotero.org/users/6838574/items/V268P5IH"],"itemData":{"id":2839,"type":"article-journal","abstract":"Human activities both depend upon and have consequences on the environment. Environmental risk assessment (ERA) is a process of estimating the probability and consequences of the adverse effects of human activities and other stressors on the environment. Bayesian networks (BNs) can synthesize different types of knowledge and explicitly account for the probabilities of different scenarios, therefore offering a useful tool for ERA. Their use in formal ERA practice has not been evaluated, however, despite their increasing popularity in environmental modeling. This paper reviews the use of BNs in ERA based on peer‐reviewed publications. Following a systematic mapping protocol, we identified studies in which BNs have been used in an environmental risk context and evaluated the scope, technical aspects, and use of the models and their results. The review shows that BNs have been applied in ERA, particularly in recent years, and that there is room to develop both the model implementation and participatory modeling practices. Based on this review and the authors’ experience, we outline general guidelines and development ideas for using BNs in ERA. Integr Environ Assess Manag 2021;17:62–78. © 2020 The Authors. Integrated Environmental Assessment and Management published by Wiley Periodicals LLC on behalf of Society of Environmental Toxicology &amp;amp; Chemistry (SETAC)KEY POINTSThis paper reviews the use of Bayesian Networks in Environmental Risk Assessments (ERA) based on peer‐reviewed publications.The review shows that BNs have been applied in ERA particularly in recent years and that there is room to develop both the model implementation and participatory modeling practices.Based on this review and the authors' experience, we outline general guidelines and development ideas for using BNs in ERA.","container-title":"Integrated Environmental Assessment and Management","DOI":"10.1002/ieam.4332","ISSN":"1551-3777","issue":"1","page":"62-78","source":"Silverchair","title":"Bayesian Networks in Environmental Risk Assessment: A Review","title-short":"Bayesian Networks in Environmental Risk Assessment","volume":"17","author":[{"family":"Kaikkonen","given":"Laura"},{"family":"Parviainen","given":"Tuuli"},{"family":"Rahikainen","given":"Mika"},{"family":"Uusitalo","given":"Laura"},{"family":"Lehikoinen","given":"Annukka"}],"issued":{"date-parts":[["2021",1,1]]}}},{"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E5487D">
        <w:rPr>
          <w:rFonts w:ascii="Times New Roman" w:hAnsi="Times New Roman" w:cs="Times New Roman"/>
          <w:lang w:val="en-GB"/>
        </w:rPr>
        <w:fldChar w:fldCharType="separate"/>
      </w:r>
      <w:r w:rsidR="007712CF" w:rsidRPr="000C4772">
        <w:rPr>
          <w:rFonts w:ascii="Times New Roman" w:hAnsi="Times New Roman" w:cs="Times New Roman"/>
          <w:kern w:val="0"/>
          <w:lang w:val="en-GB"/>
        </w:rPr>
        <w:t>(Kaikkonen et al., 2021; Stelzenmüller et al., 2018)</w:t>
      </w:r>
      <w:r w:rsidR="00E5487D">
        <w:rPr>
          <w:rFonts w:ascii="Times New Roman" w:hAnsi="Times New Roman" w:cs="Times New Roman"/>
          <w:lang w:val="en-GB"/>
        </w:rPr>
        <w:fldChar w:fldCharType="end"/>
      </w:r>
      <w:commentRangeEnd w:id="32"/>
      <w:r w:rsidR="00136C87">
        <w:rPr>
          <w:rStyle w:val="CommentReference"/>
        </w:rPr>
        <w:commentReference w:id="32"/>
      </w:r>
      <w:r w:rsidR="00E5487D">
        <w:rPr>
          <w:rFonts w:ascii="Times New Roman" w:hAnsi="Times New Roman" w:cs="Times New Roman"/>
          <w:lang w:val="en-GB"/>
        </w:rPr>
        <w:t xml:space="preserve">. </w:t>
      </w:r>
      <w:r w:rsidR="003879C6">
        <w:rPr>
          <w:rFonts w:ascii="Times New Roman" w:hAnsi="Times New Roman" w:cs="Times New Roman"/>
          <w:lang w:val="en-GB"/>
        </w:rPr>
        <w:t xml:space="preserve">MEW scarce predictability and the paucity of historical observations makes empirical observations rare </w:t>
      </w:r>
      <w:r w:rsidR="003879C6">
        <w:rPr>
          <w:rFonts w:ascii="Times New Roman" w:hAnsi="Times New Roman" w:cs="Times New Roman"/>
          <w:lang w:val="en-GB"/>
        </w:rPr>
        <w:fldChar w:fldCharType="begin"/>
      </w:r>
      <w:r w:rsidR="003879C6">
        <w:rPr>
          <w:rFonts w:ascii="Times New Roman" w:hAnsi="Times New Roman" w:cs="Times New Roman"/>
          <w:lang w:val="en-GB"/>
        </w:rPr>
        <w:instrText xml:space="preserve"> ADDIN ZOTERO_ITEM CSL_CITATION {"citationID":"BpqDg6EW","properties":{"formattedCitation":"(Ummenhofer &amp; Meehl, 2017; Walsh et al., 2020)","plainCitation":"(Ummenhofer &amp; Meehl, 2017; Walsh et al., 2020)","noteIndex":0},"citationItems":[{"id":1287,"uris":["http://zotero.org/users/6838574/items/RVQJTNS6"],"itemData":{"id":1287,"type":"article-journal","abstract":"Robust evidence exists that certain extreme weather and climate events, especially daily temperature and precipitation extremes, have changed in regard to intensity and frequency over recent decades. These changes have been linked to human-induced climate change, while the degree to which climate change impacts an individual extreme climate event (ECE) is more difficult to quantify. Rapid progress in event attribution has recently been made through improved understanding of observed and simulated climate variability, methods for event attribution and advances in numerical modelling. Attribution for extreme temperature events is stronger compared with other event types, notably those related to the hydrological cycle. Recent advances in the understanding of ECEs, both in observations and their representation in state-of-the-art climate models, open new opportunities for assessing their effect on human and natural systems. Improved spatial resolution in global climate models and advances in statistical and dynamical downscaling now provide climatic information at appropriate spatial and temporal scales. Together with the continued development of Earth System Models that simulate biogeochemical cycles and interactions with the biosphere at increasing complexity, these make it possible to develop a mechanistic understanding of how ECEs affect biological processes, ecosystem functioning and adaptation capabilities. Limitations in the observational network, both for physical climate system parameters and even more so for long-term ecological monitoring, have hampered progress in understanding bio-physical interactions across a range of scales. New opportunities for assessing how ECEs modulate ecosystem structure and functioning arise from better scientific understanding of ECEs coupled with technological advances in observing systems and instrumentation.\n\nThis article is part of the themed issue ‘Behavioural, ecological and evolutionary responses to extreme climatic events’.","container-title":"Philosophical Transactions of the Royal Society B: Biological Sciences","DOI":"10.1098/rstb.2016.0135","issue":"1723","note":"publisher: Royal Society","page":"20160135","source":"royalsocietypublishing.org (Atypon)","title":"Extreme weather and climate events with ecological relevance: a review","title-short":"Extreme weather and climate events with ecological relevance","volume":"372","author":[{"family":"Ummenhofer","given":"Caroline C."},{"family":"Meehl","given":"Gerald A."}],"issued":{"date-parts":[["2017",5,8]]}}},{"id":1284,"uris":["http://zotero.org/users/6838574/items/PLZJFF7M"],"itemData":{"id":1284,"type":"article-journal","abstract":"The greatest impacts of climate change on ecosystems, wildlife and humans often arise from extreme events rather than changes in climatic means. Northern high latitudes, including the Arctic, experience a variety of climate-related extreme events, yet there has been little attempt to synthesize information on extreme events in this region. This review surveys work on various types of extreme events in northern high latitudes, addressing (1) the evidence for variations and changes based on analyses of recent historical data and (2) projected changes based primarily on studies utilizing global climate models. The survey of extreme weather and climate events includes temperature, precipitation, snow, freezing rain, atmospheric blocking, cyclones, and wind. The survey also includes cryospheric and biophysical impacts: sea ice rapid loss events, Greenland Ice Sheet melt, floods, drought, wildfire, coastal erosion, terrestrial ecosystems, and marine ecosystems. Temperature and sea ice rank at the high end of the spectra of evidence for change and confidence in future change, while drought, flooding and cyclones rank at the lower end. Research priorities identified on the basis of this review include greater use of high-resolution models and observing system enhancements that target extreme events. There is also a need for further work on attribution, impacts on ecosystems and humans, and thresholds or tipping points that may be triggered by extreme events in high latitudes.","container-title":"Earth-Science Reviews","DOI":"10.1016/j.earscirev.2020.103324","ISSN":"0012-8252","journalAbbreviation":"Earth-Science Reviews","page":"103324","source":"ScienceDirect","title":"Extreme weather and climate events in northern areas: A review","title-short":"Extreme weather and climate events in northern areas","volume":"209","author":[{"family":"Walsh","given":"John E."},{"family":"Ballinger","given":"Thomas J."},{"family":"Euskirchen","given":"Eugénie S."},{"family":"Hanna","given":"Edward"},{"family":"Mård","given":"Johanna"},{"family":"Overland","given":"James E."},{"family":"Tangen","given":"Helge"},{"family":"Vihma","given":"Timo"}],"issued":{"date-parts":[["2020",10,1]]}}}],"schema":"https://github.com/citation-style-language/schema/raw/master/csl-citation.json"} </w:instrText>
      </w:r>
      <w:r w:rsidR="003879C6">
        <w:rPr>
          <w:rFonts w:ascii="Times New Roman" w:hAnsi="Times New Roman" w:cs="Times New Roman"/>
          <w:lang w:val="en-GB"/>
        </w:rPr>
        <w:fldChar w:fldCharType="separate"/>
      </w:r>
      <w:r w:rsidR="003879C6" w:rsidRPr="00CB0980">
        <w:rPr>
          <w:rFonts w:ascii="Times New Roman" w:hAnsi="Times New Roman" w:cs="Times New Roman"/>
          <w:lang w:val="en-GB"/>
        </w:rPr>
        <w:t>(Ummenhofer &amp; Meehl, 2017; Walsh et al., 2020)</w:t>
      </w:r>
      <w:r w:rsidR="003879C6">
        <w:rPr>
          <w:rFonts w:ascii="Times New Roman" w:hAnsi="Times New Roman" w:cs="Times New Roman"/>
          <w:lang w:val="en-GB"/>
        </w:rPr>
        <w:fldChar w:fldCharType="end"/>
      </w:r>
      <w:r w:rsidR="0065496C">
        <w:rPr>
          <w:rFonts w:ascii="Times New Roman" w:hAnsi="Times New Roman" w:cs="Times New Roman"/>
          <w:lang w:val="en-GB"/>
        </w:rPr>
        <w:t>, requiring the integration of qualitative information</w:t>
      </w:r>
      <w:r w:rsidR="003E5C86">
        <w:rPr>
          <w:rFonts w:ascii="Times New Roman" w:hAnsi="Times New Roman" w:cs="Times New Roman"/>
          <w:lang w:val="en-GB"/>
        </w:rPr>
        <w:t xml:space="preserve"> </w:t>
      </w:r>
      <w:r w:rsidR="0065496C">
        <w:rPr>
          <w:rFonts w:ascii="Times New Roman" w:hAnsi="Times New Roman" w:cs="Times New Roman"/>
          <w:lang w:val="en-GB"/>
        </w:rPr>
        <w:t>and</w:t>
      </w:r>
      <w:r w:rsidR="003E5C86">
        <w:rPr>
          <w:rFonts w:ascii="Times New Roman" w:hAnsi="Times New Roman" w:cs="Times New Roman"/>
          <w:lang w:val="en-GB"/>
        </w:rPr>
        <w:t xml:space="preserve"> expert </w:t>
      </w:r>
      <w:r w:rsidR="00E5487D">
        <w:rPr>
          <w:rFonts w:ascii="Times New Roman" w:hAnsi="Times New Roman" w:cs="Times New Roman"/>
          <w:lang w:val="en-GB"/>
        </w:rPr>
        <w:t>opinion</w:t>
      </w:r>
      <w:r w:rsidR="003E5C86">
        <w:rPr>
          <w:rFonts w:ascii="Times New Roman" w:hAnsi="Times New Roman" w:cs="Times New Roman"/>
          <w:lang w:val="en-GB"/>
        </w:rPr>
        <w:t xml:space="preserve"> </w:t>
      </w:r>
      <w:r w:rsidR="003E5C86">
        <w:rPr>
          <w:rFonts w:ascii="Times New Roman" w:hAnsi="Times New Roman" w:cs="Times New Roman"/>
          <w:lang w:val="en-GB"/>
        </w:rPr>
        <w:fldChar w:fldCharType="begin"/>
      </w:r>
      <w:r w:rsidR="003E5C86">
        <w:rPr>
          <w:rFonts w:ascii="Times New Roman" w:hAnsi="Times New Roman" w:cs="Times New Roman"/>
          <w:lang w:val="en-GB"/>
        </w:rPr>
        <w:instrText xml:space="preserve"> ADDIN ZOTERO_ITEM CSL_CITATION {"citationID":"1jqwoOJZ","properties":{"formattedCitation":"(Stelzenm\\uc0\\u252{}ller et al., 2018)","plainCitation":"(Stelzenmüller et al., 2018)","noteIndex":0},"citationItems":[{"id":567,"uris":["http://zotero.org/users/6838574/items/A9ZQWNDY"],"itemData":{"id":567,"type":"article-journal","abstract":"Marine ecosystems are increasingly threatened by the cumulative effects of multiple human pressures. Cumulative effect assessments (CEAs) are needed to inform environmental policy and guide ecosystem-based management. Yet, CEAs are inherently complex and seldom linked to real-world management processes. Therefore we propose entrenching CEAs in a risk management process, comprising the steps of risk identification, risk analysis and risk evaluation. We provide guidance to operationalize a risk-based approach to CEAs by describing for each step guiding principles and desired outcomes, scientific challenges and practical solutions. We reviewed the treatment of uncertainty in CEAs and the contribution of different tools and data sources to the implementation of a risk based approach to CEAs. We show that a risk-based approach to CEAs decreases complexity, allows for the transparent treatment of uncertainty and streamlines the uptake of scientific outcomes into the science-policy interface. Hence, its adoption can help bridging the gap between science and decision-making in ecosystem-based management.","container-title":"Science of The Total Environment","DOI":"10.1016/j.scitotenv.2017.08.289","ISSN":"0048-9697","journalAbbreviation":"Science of The Total Environment","page":"1132-1140","source":"ScienceDirect","title":"A risk-based approach to cumulative effect assessments for marine management","volume":"612","author":[{"family":"Stelzenmüller","given":"Vanessa"},{"family":"Coll","given":"Marta"},{"family":"Mazaris","given":"Antonios D."},{"family":"Giakoumi","given":"Sylvaine"},{"family":"Katsanevakis","given":"Stelios"},{"family":"Portman","given":"Michelle E."},{"family":"Degen","given":"Renate"},{"family":"Mackelworth","given":"Peter"},{"family":"Gimpel","given":"Antje"},{"family":"Albano","given":"Paolo G."},{"family":"Almpanidou","given":"Vasiliki"},{"family":"Claudet","given":"Joachim"},{"family":"Essl","given":"Franz"},{"family":"Evagelopoulos","given":"Thanasis"},{"family":"Heymans","given":"Johanna J."},{"family":"Genov","given":"Tilen"},{"family":"Kark","given":"Salit"},{"family":"Micheli","given":"Fiorenza"},{"family":"Pennino","given":"Maria Grazia"},{"family":"Rilov","given":"Gil"},{"family":"Rumes","given":"Bob"},{"family":"Steenbeek","given":"Jeroen"},{"family":"Ojaveer","given":"Henn"}],"issued":{"date-parts":[["2018",1,15]]}}}],"schema":"https://github.com/citation-style-language/schema/raw/master/csl-citation.json"} </w:instrText>
      </w:r>
      <w:r w:rsidR="003E5C86">
        <w:rPr>
          <w:rFonts w:ascii="Times New Roman" w:hAnsi="Times New Roman" w:cs="Times New Roman"/>
          <w:lang w:val="en-GB"/>
        </w:rPr>
        <w:fldChar w:fldCharType="separate"/>
      </w:r>
      <w:r w:rsidR="003E5C86" w:rsidRPr="003E5C86">
        <w:rPr>
          <w:rFonts w:ascii="Times New Roman" w:hAnsi="Times New Roman" w:cs="Times New Roman"/>
          <w:kern w:val="0"/>
          <w:lang w:val="en-GB"/>
        </w:rPr>
        <w:t>(Stelzenmüller et al., 2018)</w:t>
      </w:r>
      <w:r w:rsidR="003E5C86">
        <w:rPr>
          <w:rFonts w:ascii="Times New Roman" w:hAnsi="Times New Roman" w:cs="Times New Roman"/>
          <w:lang w:val="en-GB"/>
        </w:rPr>
        <w:fldChar w:fldCharType="end"/>
      </w:r>
      <w:r w:rsidR="003E5C86">
        <w:rPr>
          <w:rFonts w:ascii="Times New Roman" w:hAnsi="Times New Roman" w:cs="Times New Roman"/>
          <w:lang w:val="en-GB"/>
        </w:rPr>
        <w:t xml:space="preserve">. </w:t>
      </w:r>
      <w:r w:rsidR="0065496C" w:rsidRPr="005F4DEB">
        <w:rPr>
          <w:rFonts w:ascii="Times New Roman" w:hAnsi="Times New Roman" w:cs="Times New Roman"/>
          <w:lang w:val="en-GB"/>
        </w:rPr>
        <w:t xml:space="preserve">Bayesian Networks (BN) </w:t>
      </w:r>
      <w:r w:rsidR="0065496C">
        <w:rPr>
          <w:rFonts w:ascii="Times New Roman" w:hAnsi="Times New Roman" w:cs="Times New Roman"/>
          <w:lang w:val="en-GB"/>
        </w:rPr>
        <w:t xml:space="preserve">are probabilistic models that can be used to integrate heterogeneous information while providing support for risk analysis </w:t>
      </w:r>
      <w:commentRangeStart w:id="33"/>
      <w:r w:rsidR="0065496C">
        <w:rPr>
          <w:rFonts w:ascii="Times New Roman" w:hAnsi="Times New Roman" w:cs="Times New Roman"/>
          <w:lang w:val="en-GB"/>
        </w:rPr>
        <w:fldChar w:fldCharType="begin"/>
      </w:r>
      <w:r w:rsidR="0065496C">
        <w:rPr>
          <w:rFonts w:ascii="Times New Roman" w:hAnsi="Times New Roman" w:cs="Times New Roman"/>
          <w:lang w:val="en-GB"/>
        </w:rPr>
        <w:instrText xml:space="preserve"> ADDIN ZOTERO_ITEM CSL_CITATION {"citationID":"7HTid4DD","properties":{"formattedCitation":"(Fenton &amp; Neil, 2019; Uusitalo, 2007)","plainCitation":"(Fenton &amp; Neil, 2019; Uusitalo, 2007)","noteIndex":0},"citationItems":[{"id":232,"uris":["http://zotero.org/users/6838574/items/CVR834TA"],"itemData":{"id":232,"type":"book","call-number":"QA279.5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E."},{"family":"Neil","given":"Martin"}],"issued":{"date-parts":[["2019"]]}}},{"id":2842,"uris":["http://zotero.org/users/6838574/items/DJ36UGGS"],"itemData":{"id":2842,"type":"article-journal","abstract":"Bayesian networks (BNs) are an increasingly popular method of modelling uncertain and complex domains such as ecosystems and environmental management. At best, they provide a robust and mathematically coherent framework for the analysis of this kind of problems. However, there are certain pitfalls as well. In this paper, I summarise the pros and cons of the use of Bayesian networks especially in the context of environmental modelling and management. I will also give references to relevant publications, and introduce some software products that can be used to build Bayesian networks.","container-title":"Ecological Modelling","DOI":"10.1016/j.ecolmodel.2006.11.033","ISSN":"0304-3800","issue":"3","journalAbbreviation":"Ecological Modelling","page":"312-318","source":"ScienceDirect","title":"Advantages and challenges of Bayesian networks in environmental modelling","volume":"203","author":[{"family":"Uusitalo","given":"Laura"}],"issued":{"date-parts":[["2007",5,10]]}}}],"schema":"https://github.com/citation-style-language/schema/raw/master/csl-citation.json"} </w:instrText>
      </w:r>
      <w:r w:rsidR="0065496C">
        <w:rPr>
          <w:rFonts w:ascii="Times New Roman" w:hAnsi="Times New Roman" w:cs="Times New Roman"/>
          <w:lang w:val="en-GB"/>
        </w:rPr>
        <w:fldChar w:fldCharType="separate"/>
      </w:r>
      <w:r w:rsidR="0065496C" w:rsidRPr="00B8357F">
        <w:rPr>
          <w:rFonts w:ascii="Times New Roman" w:hAnsi="Times New Roman" w:cs="Times New Roman"/>
          <w:lang w:val="en-GB"/>
        </w:rPr>
        <w:t>(Fenton &amp; Neil, 2019; Uusitalo, 2007)</w:t>
      </w:r>
      <w:r w:rsidR="0065496C">
        <w:rPr>
          <w:rFonts w:ascii="Times New Roman" w:hAnsi="Times New Roman" w:cs="Times New Roman"/>
          <w:lang w:val="en-GB"/>
        </w:rPr>
        <w:fldChar w:fldCharType="end"/>
      </w:r>
      <w:commentRangeEnd w:id="33"/>
      <w:r w:rsidR="0065496C">
        <w:rPr>
          <w:rStyle w:val="CommentReference"/>
        </w:rPr>
        <w:commentReference w:id="33"/>
      </w:r>
      <w:r w:rsidR="0065496C" w:rsidRPr="007C0A51">
        <w:rPr>
          <w:rFonts w:ascii="Times New Roman" w:hAnsi="Times New Roman" w:cs="Times New Roman"/>
          <w:lang w:val="en-GB"/>
        </w:rPr>
        <w:t>. BN are made of a graph, that mimic the r</w:t>
      </w:r>
      <w:r w:rsidR="0065496C">
        <w:rPr>
          <w:rFonts w:ascii="Times New Roman" w:hAnsi="Times New Roman" w:cs="Times New Roman"/>
          <w:lang w:val="en-GB"/>
        </w:rPr>
        <w:t xml:space="preserve">isk identification, and a conditional probability table. BN can propagate uncertainty easily and provide support for scenario implementation. Its use for this has been proven in several case studies </w:t>
      </w:r>
      <w:r w:rsidR="0065496C">
        <w:rPr>
          <w:rFonts w:ascii="Times New Roman" w:hAnsi="Times New Roman" w:cs="Times New Roman"/>
          <w:lang w:val="en-GB"/>
        </w:rPr>
        <w:fldChar w:fldCharType="begin"/>
      </w:r>
      <w:r w:rsidR="0065496C">
        <w:rPr>
          <w:rFonts w:ascii="Times New Roman" w:hAnsi="Times New Roman" w:cs="Times New Roman"/>
          <w:lang w:val="en-GB"/>
        </w:rPr>
        <w:instrText xml:space="preserve"> ADDIN ZOTERO_ITEM CSL_CITATION {"citationID":"v2vICP9G","properties":{"formattedCitation":"(Kruse et al., 2024; Pihlajam\\uc0\\u228{}ki et al., 2020; Uusitalo et al., 2023)","plainCitation":"(Kruse et al., 2024; Pihlajamäki et al., 2020; Uusitalo et al., 2023)","noteIndex":0},"citationItems":[{"id":1863,"uris":["http://zotero.org/users/6838574/items/MXUKZ8IT"],"itemData":{"id":1863,"type":"article-journal","abstract":"Fisheries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1884,"uris":["http://zotero.org/users/6838574/items/4LSXS8PZ"],"itemData":{"id":1884,"type":"article-journal","abstract":"Fisheries management aims to ensure that the fishing activities are environmentally sustainable in the long term, while also achieving the economic, social and food security related management objectives. To facilitate this, both the ecological and human dimensions of sustainability need to be included in fisheries assessment. In addition, assessing long-term sustainability calls for taking into account plausible changes in the surrounding societal conditions that shape the characteristics of the fisheries governance system, as well as the ecological conditions. The paper uses a combination of qualitative exploratory scenario storylines (ESS) and Bayesian belief networks (BBN) to integrate the environmental, economic, social and food security dimensions in an interdisciplinary assessment of the future sustainability of Baltic herring (Clupea harengus membras, Clupeidae) and salmon (Salmo salar, Salmonidae) fisheries. First, four alternative ESS were created based on plausible changes in societal drivers. The ESS were then formulated into a BBN to (a) visualize the assumed causalities, and (b) examine quantitatively how changes in the societal drivers affect the social-ecological fisheries system and ultimately the fisheries management objectives. This type of probabilistic scenario synthesis can help in thinking qualitative scenarios in a quantitative way. Moreover, it can increase understanding on the causal links between societal driving forces and the complex fisheries system and on how the management objectives can be achieved, thereby providing valuable information for strategic decision-making under uncertainty.","container-title":"Fish and Fisheries","DOI":"10.1111/faf.12461","ISSN":"1467-2979","issue":"4","language":"en","license":"© 2020 The Authors. Fish and Fisheries published by John Wiley &amp; Sons Ltd.","note":"_eprint: https://onlinelibrary.wiley.com/doi/pdf/10.1111/faf.12461","page":"797-812","source":"Wiley Online Library","title":"Catching the future: Applying Bayesian belief networks to exploratory scenario storylines to assess long-term changes in Baltic herring (Clupea harengus membras, Clupeidae) and salmon (Salmo salar, Salmonidae) fisheries","title-short":"Catching the future","volume":"21","author":[{"family":"Pihlajamäki","given":"Mia"},{"family":"Helle","given":"Inari"},{"family":"Haapasaari","given":"Päivi"},{"family":"Sarkki","given":"Simo"},{"family":"Kuikka","given":"Sakari"},{"family":"Lehikoinen","given":"Annukka"}],"issued":{"date-parts":[["2020"]]}}},{"id":249,"uris":["http://zotero.org/users/6838574/items/8GZAPAR8"],"itemData":{"id":249,"type":"article-journal","abstract":"The ecosystem effects of different management options can be predicted through models that simulate the ecosystem functioning under different management scenarios. Optimal management strategies are searched by simulating different management (and other, such as climate) scenarios and finding the management measures that produce desirable results. The desirability of results is often defined through the attainment of policy objectives such as good environmental/ecological status. However, this often does not account for societal consequences of the environmental status even though the consequences can be different for different stakeholder groups. In this work we introduce a method to evaluate management alternatives in the light of the experiential value of stakeholder groups, using a case study in the Baltic Sea. We use an Ecopath with Ecosim model to simulate the ecosystem responses to management and climate scenarios, and the results are judged based on objectives defined based on a stakeholder questionnaire on what aspects of the ecosystem they value or detest. The ecosystem responses and the stakeholder values are combined in a Bayesian decision support model to illustrate which management options bring the highest benefits to stakeholders, and whether different stakeholder groups benefit from different management choices. In the case study, the more moderate climate scenario and strict fisheries and nutrient loading management brought the highest benefits to all stakeholders. The method can be used to evaluate and compare the effects of different management alternatives to various stakeholder groups, if their preferences are known.","container-title":"Science of The Total Environment","DOI":"10.1016/j.scitotenv.2023.165508","ISSN":"0048-9697","journalAbbreviation":"Science of The Total Environment","page":"165508","source":"ScienceDirect","title":"Modelling framework to evaluate societal effects of ecosystem management","volume":"898","author":[{"family":"Uusitalo","given":"Laura"},{"family":"Puntila-Dodd","given":"Riikka"},{"family":"Artell","given":"Janne"},{"family":"Jernberg","given":"Susanna"}],"issued":{"date-parts":[["2023",11,10]]}}}],"schema":"https://github.com/citation-style-language/schema/raw/master/csl-citation.json"} </w:instrText>
      </w:r>
      <w:r w:rsidR="0065496C">
        <w:rPr>
          <w:rFonts w:ascii="Times New Roman" w:hAnsi="Times New Roman" w:cs="Times New Roman"/>
          <w:lang w:val="en-GB"/>
        </w:rPr>
        <w:fldChar w:fldCharType="separate"/>
      </w:r>
      <w:r w:rsidR="0065496C" w:rsidRPr="007C0A51">
        <w:rPr>
          <w:rFonts w:ascii="Times New Roman" w:hAnsi="Times New Roman" w:cs="Times New Roman"/>
          <w:kern w:val="0"/>
          <w:lang w:val="en-GB"/>
        </w:rPr>
        <w:t>(Kruse et al., 2024; Pihlajamäki et al., 2020; Uusitalo et al., 2023)</w:t>
      </w:r>
      <w:r w:rsidR="0065496C">
        <w:rPr>
          <w:rFonts w:ascii="Times New Roman" w:hAnsi="Times New Roman" w:cs="Times New Roman"/>
          <w:lang w:val="en-GB"/>
        </w:rPr>
        <w:fldChar w:fldCharType="end"/>
      </w:r>
      <w:r w:rsidR="0065496C">
        <w:rPr>
          <w:rFonts w:ascii="Times New Roman" w:hAnsi="Times New Roman" w:cs="Times New Roman"/>
          <w:lang w:val="en-GB"/>
        </w:rPr>
        <w:t>.</w:t>
      </w:r>
    </w:p>
    <w:p w14:paraId="26C10745" w14:textId="77777777" w:rsidR="0065496C" w:rsidRDefault="0065496C" w:rsidP="00E178B1">
      <w:pPr>
        <w:spacing w:after="0" w:line="276" w:lineRule="auto"/>
        <w:jc w:val="both"/>
        <w:rPr>
          <w:rFonts w:ascii="Times New Roman" w:hAnsi="Times New Roman" w:cs="Times New Roman"/>
          <w:lang w:val="en-GB"/>
        </w:rPr>
      </w:pPr>
    </w:p>
    <w:p w14:paraId="35ADA7C0" w14:textId="30F74164" w:rsidR="005254BC" w:rsidRDefault="00E178B1" w:rsidP="00B463C9">
      <w:pPr>
        <w:spacing w:after="0" w:line="276" w:lineRule="auto"/>
        <w:jc w:val="both"/>
        <w:rPr>
          <w:rFonts w:ascii="Times New Roman" w:hAnsi="Times New Roman" w:cs="Times New Roman"/>
          <w:lang w:val="en-US"/>
        </w:rPr>
      </w:pPr>
      <w:r>
        <w:rPr>
          <w:rFonts w:ascii="Times New Roman" w:hAnsi="Times New Roman" w:cs="Times New Roman"/>
          <w:lang w:val="en-GB"/>
        </w:rPr>
        <w:t xml:space="preserve">To minimize uncertainty and subjectivity, great attention should be devoted to the identification of an appropriate pool of experts, on the identification of the research question and to the definition of a clear interview strategy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{"citationID":"4Z7Jtvoz","properties":{"formattedCitation":"(Young et al., 2018)","plainCitation":"(Young et al., 2018)","noteIndex":0},"citationItems":[{"id":2746,"uris":["http://zotero.org/users/6838574/items/P5ZW3UND"],"itemData":{"id":2746,"type":"article-journal","abstract":"Interviews are a widely used methodology in conservation research. They are flexible, allowing in-depth analysis from a relatively small sample size and place the focus of research on the views of participants. While interviews are a popular method, several critiques have been raised in response to their use, including the lack of transparency in sampling strategy, choice of questions and mode of analysis. In this paper, we analyse the use of interviews in research aimed at making decisions for conservation. Through a structured review of 227 papers, we explore where, why and how interviews were used in the context of conservation decision making The review suggests that interviews are a widely used method for a broad range of purposes. These include gaining ecological and/or socio-economic information on specific conservation issues, understanding knowledge, values, beliefs or decision-making processes of stakeholders, and strengthening research design and output. The review, however, identifies a number of concerns. Researchers are not reporting fully on their interview methodology. Specifically, results indicate that researchers are: failing to provide a rationale as to why interviews are the most suitable method, not piloting the interviews (thus questions may be poorly designed), not outlining ethical considerations, not providing clear guides to analysis and not critically reviewing their use of interviews. Based on the results of the review, we provide a detailed checklist aimed at conservation researchers who wish to use interviews in their research (whether experienced in using the methodology or not), and journal editors and reviewers to ensure the robustness of interview methodology use.","container-title":"Methods in Ecology and Evolution","DOI":"10.1111/2041-210X.12828","ISSN":"2041-210X","issue":"1","language":"en","license":"© 2018 The Authors. Methods in Ecology and Evolution published by John Wiley &amp; Sons Ltd on behalf of British Ecological Society","note":"_eprint: https://besjournals.onlinelibrary.wiley.com/doi/pdf/10.1111/2041-210X.12828","page":"10-19","source":"Wiley Online Library","title":"A methodological guide to using and reporting on interviews in conservation science research","volume":"9","author":[{"family":"Young","given":"Juliette C."},{"family":"Rose","given":"David C."},{"family":"Mumby","given":"Hannah S."},{"family":"Benitez-Capistros","given":"Francisco"},{"family":"Derrick","given":"Christina J."},{"family":"Finch","given":"Tom"},{"family":"Garcia","given":"Carolina"},{"family":"Home","given":"Chandrima"},{"family":"Marwaha","given":"Esha"},{"family":"Morgans","given":"Courtney"},{"family":"Parkinson","given":"Stephen"},{"family":"Shah","given":"Jay"},{"family":"Wilson","given":"Kerrie A."},{"family":"Mukherjee","given":"Nibedita"}],"issued":{"date-parts":[["2018"]]}}}],"schema":"https://github.com/citation-style-language/schema/raw/master/csl-citation.json"} </w:instrText>
      </w:r>
      <w:r>
        <w:rPr>
          <w:rFonts w:ascii="Times New Roman" w:hAnsi="Times New Roman" w:cs="Times New Roman"/>
          <w:lang w:val="en-GB"/>
        </w:rPr>
        <w:fldChar w:fldCharType="separate"/>
      </w:r>
      <w:r w:rsidRPr="000C4772">
        <w:rPr>
          <w:rFonts w:ascii="Times New Roman" w:hAnsi="Times New Roman" w:cs="Times New Roman"/>
          <w:lang w:val="en-GB"/>
        </w:rPr>
        <w:t>(Young et al., 2018)</w:t>
      </w:r>
      <w:r>
        <w:rPr>
          <w:rFonts w:ascii="Times New Roman" w:hAnsi="Times New Roman" w:cs="Times New Roman"/>
          <w:lang w:val="en-GB"/>
        </w:rPr>
        <w:fldChar w:fldCharType="end"/>
      </w:r>
      <w:r>
        <w:rPr>
          <w:rFonts w:ascii="Times New Roman" w:hAnsi="Times New Roman" w:cs="Times New Roman"/>
          <w:lang w:val="en-GB"/>
        </w:rPr>
        <w:t xml:space="preserve">. Nevertheless, even adopting great precaution, the process of eliciting information from human experts likely results in missing, </w:t>
      </w:r>
      <w:r w:rsidRPr="003879C6">
        <w:rPr>
          <w:rFonts w:ascii="Times New Roman" w:hAnsi="Times New Roman" w:cs="Times New Roman"/>
          <w:lang w:val="en-GB"/>
        </w:rPr>
        <w:t>redundant and contradictory responses</w:t>
      </w:r>
      <w:r>
        <w:rPr>
          <w:rFonts w:ascii="Times New Roman" w:hAnsi="Times New Roman" w:cs="Times New Roman"/>
          <w:lang w:val="en-GB"/>
        </w:rPr>
        <w:t xml:space="preserv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{"citationID":"qLsFQp6j","properties":{"formattedCitation":"(Constantinou et al., 2016)","plainCitation":"(Constantinou et al., 2016)","noteIndex":0},"citationItems":[{"id":2805,"uris":["http://zotero.org/users/6838574/items/BC6SHC9W"],"itemData":{"id":2805,"type":"article-journal","abstract":"Objectives: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Costa"},{"family":"Fenton","given":"Norman"},{"family":"Marsh","given":"William"},{"family":"Radlinski","given":"Lukasz"}],"issued":{"date-parts":[["2016",2]]}}}],"schema":"https://github.com/citation-style-language/schema/raw/master/csl-citation.json"} </w:instrText>
      </w:r>
      <w:r>
        <w:rPr>
          <w:rFonts w:ascii="Times New Roman" w:hAnsi="Times New Roman" w:cs="Times New Roman"/>
          <w:lang w:val="en-GB"/>
        </w:rPr>
        <w:fldChar w:fldCharType="separate"/>
      </w:r>
      <w:r w:rsidRPr="005A07A1">
        <w:rPr>
          <w:rFonts w:ascii="Times New Roman" w:hAnsi="Times New Roman" w:cs="Times New Roman"/>
          <w:lang w:val="en-GB"/>
        </w:rPr>
        <w:t>(Constantinou et al., 2016)</w:t>
      </w:r>
      <w:r>
        <w:rPr>
          <w:rFonts w:ascii="Times New Roman" w:hAnsi="Times New Roman" w:cs="Times New Roman"/>
          <w:lang w:val="en-GB"/>
        </w:rPr>
        <w:fldChar w:fldCharType="end"/>
      </w:r>
      <w:r>
        <w:rPr>
          <w:rFonts w:ascii="Times New Roman" w:hAnsi="Times New Roman" w:cs="Times New Roman"/>
          <w:lang w:val="en-GB"/>
        </w:rPr>
        <w:t xml:space="preserve">. Instead of considering risk identification and risk analysis as two separate and sequential steps, these can be viewed as components of an incremental and iterative process </w:t>
      </w:r>
      <w:r w:rsidRPr="00DA2F21">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{"citationID":"ISa9BdI0","properties":{"formattedCitation":"(Constantinou et al., 2016; Korb &amp; Nicholson, 2011)","plainCitation":"(Constantinou et al., 2016; Korb &amp; Nicholson, 2011)","noteIndex":0},"citationItems":[{"id":2805,"uris":["http://zotero.org/users/6838574/items/BC6SHC9W"],"itemData":{"id":2805,"type":"article-journal","abstract":"Objectives: (1) To develop a rigorous and repeatable method for building effective Bayesian network (BN) models for medical decision support from complex, unstructured and incomplete patient questionnaires and interviews that inevitably contain examples of repetitive, redundant and contradictory responses; (2) To exploit expert knowledge in the BN development since further data acquisition is usually not possible; (3) To ensure the BN model can be used for interventional analysis; (4) To demonstrate why using data alone to learn the model structure and parameters is often unsatisfactory even when extensive data is available.\nMethod: The method is based on applying a range of recent BN developments targeted at helping experts build BNs given limited data. While most of the components of the method are based on established work, its novelty is that it provides a rigorous consolidated and generalised framework that addresses the whole life-cycle of BN model development. The method is based on two original and recent validated BN models in forensic psychiatry, known as DSVM-MSS and DSVM-P.\nResults: When employed with the same datasets, the DSVM-MSS demonstrated competitive to superior predictive performance (AUC scores 0.708 and 0.797) against the state-of-the-art (AUC scores ranging from 0.527 to 0.705), and the DSVM-P demonstrated superior predictive performance (crossvalidated AUC score of 0.78) against the state-of-the-art (AUC scores ranging from 0.665 to 0.717). More importantly, the resulting models go beyond improving predictive accuracy and into usefulness for risk management purposes through intervention, and enhanced decision support in terms of answering complex clinical questions that are based on unobserved evidence.\nConclusions: This development process is applicable to any application domain which involves largescale decision analysis based on such complex information, rather than based on data with hard facts, and in conjunction with the incorporation of expert knowledge for decision support via intervention. The novelty extends to challenging the decision scientists to reason about building models based on what information is really required for inference, rather than based on what data is available and hence, forces decision scientists to use available data in a much smarter way.","container-title":"Artificial Intelligence in Medicine","DOI":"10.1016/j.artmed.2016.01.002","ISSN":"09333657","journalAbbreviation":"Artificial Intelligence in Medicine","language":"en","page":"75-93","source":"DOI.org (Crossref)","title":"From complex questionnaire and interviewing data to intelligent Bayesian network models for medical decision support","volume":"67","author":[{"family":"Constantinou","given":"Anthony Costa"},{"family":"Fenton","given":"Norman"},{"family":"Marsh","given":"William"},{"family":"Radlinski","given":"Lukasz"}],"issued":{"date-parts":[["2016",2]]}}},{"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Pr="00DA2F21">
        <w:rPr>
          <w:rFonts w:ascii="Times New Roman" w:hAnsi="Times New Roman" w:cs="Times New Roman"/>
          <w:lang w:val="en-US"/>
        </w:rPr>
        <w:fldChar w:fldCharType="separate"/>
      </w:r>
      <w:r w:rsidRPr="005A07A1">
        <w:rPr>
          <w:rFonts w:ascii="Times New Roman" w:hAnsi="Times New Roman" w:cs="Times New Roman"/>
          <w:lang w:val="en-GB"/>
        </w:rPr>
        <w:t>(Constantinou et al., 2016; Korb &amp; Nicholson, 2011)</w:t>
      </w:r>
      <w:r w:rsidRPr="00DA2F21">
        <w:rPr>
          <w:rFonts w:ascii="Times New Roman" w:hAnsi="Times New Roman" w:cs="Times New Roman"/>
          <w:lang w:val="en-US"/>
        </w:rPr>
        <w:fldChar w:fldCharType="end"/>
      </w:r>
      <w:r>
        <w:rPr>
          <w:rFonts w:ascii="Times New Roman" w:hAnsi="Times New Roman" w:cs="Times New Roman"/>
          <w:lang w:val="en-GB"/>
        </w:rPr>
        <w:t xml:space="preserve">. </w:t>
      </w:r>
      <w:r w:rsidR="00737AA1" w:rsidRPr="002B6461">
        <w:rPr>
          <w:rFonts w:ascii="Times New Roman" w:hAnsi="Times New Roman" w:cs="Times New Roman"/>
          <w:lang w:val="en-GB"/>
        </w:rPr>
        <w:t xml:space="preserve">Korb &amp; Nicholson </w:t>
      </w:r>
      <w:r w:rsidR="00737AA1">
        <w:rPr>
          <w:rFonts w:ascii="Times New Roman" w:hAnsi="Times New Roman" w:cs="Times New Roman"/>
          <w:lang w:val="en-GB"/>
        </w:rPr>
        <w:t>(</w:t>
      </w:r>
      <w:r w:rsidR="00737AA1" w:rsidRPr="002B6461">
        <w:rPr>
          <w:rFonts w:ascii="Times New Roman" w:hAnsi="Times New Roman" w:cs="Times New Roman"/>
          <w:lang w:val="en-GB"/>
        </w:rPr>
        <w:t>2011</w:t>
      </w:r>
      <w:r w:rsidR="00737AA1">
        <w:rPr>
          <w:rFonts w:ascii="Times New Roman" w:hAnsi="Times New Roman" w:cs="Times New Roman"/>
          <w:lang w:val="en-GB"/>
        </w:rPr>
        <w:t>) describe t</w:t>
      </w:r>
      <w:r w:rsidR="00B463C9">
        <w:rPr>
          <w:rFonts w:ascii="Times New Roman" w:hAnsi="Times New Roman" w:cs="Times New Roman"/>
          <w:lang w:val="en-US"/>
        </w:rPr>
        <w:t xml:space="preserve">he process </w:t>
      </w:r>
      <w:r w:rsidR="00737AA1">
        <w:rPr>
          <w:rFonts w:ascii="Times New Roman" w:hAnsi="Times New Roman" w:cs="Times New Roman"/>
          <w:lang w:val="en-US"/>
        </w:rPr>
        <w:t>of t</w:t>
      </w:r>
      <w:r w:rsidR="00737AA1" w:rsidRPr="00737AA1">
        <w:rPr>
          <w:rFonts w:ascii="Times New Roman" w:hAnsi="Times New Roman" w:cs="Times New Roman"/>
          <w:lang w:val="en-US"/>
        </w:rPr>
        <w:t xml:space="preserve">urning the stakeholder perspective into a Bayesian network </w:t>
      </w:r>
      <w:r w:rsidR="00737AA1">
        <w:rPr>
          <w:rFonts w:ascii="Times New Roman" w:hAnsi="Times New Roman" w:cs="Times New Roman"/>
          <w:lang w:val="en-US"/>
        </w:rPr>
        <w:t>as “</w:t>
      </w:r>
      <w:r w:rsidR="00B463C9">
        <w:rPr>
          <w:rFonts w:ascii="Times New Roman" w:hAnsi="Times New Roman" w:cs="Times New Roman"/>
          <w:lang w:val="en-US"/>
        </w:rPr>
        <w:t>Knowledge Engineering</w:t>
      </w:r>
      <w:r w:rsidR="00737AA1">
        <w:rPr>
          <w:rFonts w:ascii="Times New Roman" w:hAnsi="Times New Roman" w:cs="Times New Roman"/>
          <w:lang w:val="en-US"/>
        </w:rPr>
        <w:t>” (KEBN).</w:t>
      </w:r>
      <w:r w:rsidR="00B463C9">
        <w:rPr>
          <w:rFonts w:ascii="Times New Roman" w:hAnsi="Times New Roman" w:cs="Times New Roman"/>
          <w:lang w:val="en-US"/>
        </w:rPr>
        <w:t xml:space="preserve"> </w:t>
      </w:r>
      <w:r w:rsidR="00737AA1">
        <w:rPr>
          <w:rFonts w:ascii="Times New Roman" w:hAnsi="Times New Roman" w:cs="Times New Roman"/>
          <w:lang w:val="en-US"/>
        </w:rPr>
        <w:t xml:space="preserve">KEBN guidelines </w:t>
      </w:r>
      <w:r w:rsidR="00D0429D">
        <w:rPr>
          <w:rFonts w:ascii="Times New Roman" w:hAnsi="Times New Roman" w:cs="Times New Roman"/>
          <w:lang w:val="en-US"/>
        </w:rPr>
        <w:t>include</w:t>
      </w:r>
      <w:r w:rsidR="00737AA1">
        <w:rPr>
          <w:rFonts w:ascii="Times New Roman" w:hAnsi="Times New Roman" w:cs="Times New Roman"/>
          <w:lang w:val="en-US"/>
        </w:rPr>
        <w:t xml:space="preserve"> </w:t>
      </w:r>
      <w:r w:rsidR="00B463C9">
        <w:rPr>
          <w:rFonts w:ascii="Times New Roman" w:hAnsi="Times New Roman" w:cs="Times New Roman"/>
          <w:lang w:val="en-US"/>
        </w:rPr>
        <w:t>iterations, or cycles, where phases of design, implementation and validation are subsequently re-iterated</w:t>
      </w:r>
      <w:r w:rsidR="00D0429D">
        <w:rPr>
          <w:rFonts w:ascii="Times New Roman" w:hAnsi="Times New Roman" w:cs="Times New Roman"/>
          <w:lang w:val="en-US"/>
        </w:rPr>
        <w:t xml:space="preserve"> to move from an initial prototype to a final product.</w:t>
      </w:r>
      <w:r w:rsidR="007C195E">
        <w:rPr>
          <w:rFonts w:ascii="Times New Roman" w:hAnsi="Times New Roman" w:cs="Times New Roman"/>
          <w:lang w:val="en-US"/>
        </w:rPr>
        <w:t xml:space="preserve"> </w:t>
      </w:r>
    </w:p>
    <w:p w14:paraId="3C3E760D" w14:textId="77777777" w:rsidR="0065496C" w:rsidRDefault="0065496C" w:rsidP="00B463C9">
      <w:pPr>
        <w:spacing w:after="0" w:line="276" w:lineRule="auto"/>
        <w:jc w:val="both"/>
        <w:rPr>
          <w:rFonts w:ascii="Times New Roman" w:hAnsi="Times New Roman" w:cs="Times New Roman"/>
          <w:lang w:val="en-US"/>
        </w:rPr>
      </w:pPr>
    </w:p>
    <w:p w14:paraId="40966833" w14:textId="77777777" w:rsidR="0065496C" w:rsidRDefault="0065496C" w:rsidP="0065496C">
      <w:pPr>
        <w:spacing w:after="0" w:line="276" w:lineRule="auto"/>
        <w:jc w:val="both"/>
        <w:rPr>
          <w:rFonts w:ascii="Times New Roman" w:hAnsi="Times New Roman" w:cs="Times New Roman"/>
          <w:lang w:val="en-US"/>
        </w:rPr>
      </w:pPr>
      <w:r>
        <w:rPr>
          <w:rFonts w:ascii="Times New Roman" w:hAnsi="Times New Roman" w:cs="Times New Roman"/>
          <w:lang w:val="en-GB"/>
        </w:rPr>
        <w:t xml:space="preserve">There are strategies to facilitate expert elicitation and interviews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{"citationID":"ymIWvcRZ","properties":{"formattedCitation":"(Duespohl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Pr>
          <w:rFonts w:ascii="Times New Roman" w:hAnsi="Times New Roman" w:cs="Times New Roman"/>
          <w:lang w:val="en-GB"/>
        </w:rPr>
        <w:t xml:space="preserve">, Here 2-3 references to LIKERT scale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{"citationID":"CvzgcbQi","properties":{"formattedCitation":"(Likert, 1932)","plainCitation":"(Likert, 1932)","noteIndex":0},"citationItems":[{"id":2806,"uris":["http://zotero.org/users/6838574/items/IE9XVGUY"],"itemData":{"id":2806,"type":"article-journal","abstract":"The project conceived in 1929 by Gardner Murphy and the writer aimed first to present a wide array of problems having to do with five major \"attitude areas\"—international relations, race relations, economic conflict, political conflict, and religion. The kind of questionnaire material falls into four classes: yes-no, multiple choice, propositions to be responded to by degrees of approval, and a series of brief newspaper narratives to be approved or disapproved in various degrees. The monograph aims to describe a technique rather than to give results. The appendix, covering ten pages, shows the method of constructing an attitude scale. A bibliography is also given. (PsycINFO Database Record (c) 2016 APA, all rights reserved)","container-title":"Archives of Psychology","page":"55-55","source":"APA PsycNet","title":"A technique for the measurement of attitudes","volume":"22  140","author":[{"family":"Likert","given":"R."}],"issued":{"date-parts":[["1932"]]}}}],"schema":"https://github.com/citation-style-language/schema/raw/master/csl-citation.json"} </w:instrText>
      </w:r>
      <w:r>
        <w:rPr>
          <w:rFonts w:ascii="Times New Roman" w:hAnsi="Times New Roman" w:cs="Times New Roman"/>
          <w:lang w:val="en-GB"/>
        </w:rPr>
        <w:fldChar w:fldCharType="separate"/>
      </w:r>
      <w:r w:rsidRPr="005010D1">
        <w:rPr>
          <w:rFonts w:ascii="Times New Roman" w:hAnsi="Times New Roman" w:cs="Times New Roman"/>
          <w:lang w:val="en-GB"/>
        </w:rPr>
        <w:t>(Likert, 1932)</w:t>
      </w:r>
      <w:r>
        <w:rPr>
          <w:rFonts w:ascii="Times New Roman" w:hAnsi="Times New Roman" w:cs="Times New Roman"/>
          <w:lang w:val="en-GB"/>
        </w:rPr>
        <w:fldChar w:fldCharType="end"/>
      </w:r>
      <w:r>
        <w:rPr>
          <w:rFonts w:ascii="Times New Roman" w:hAnsi="Times New Roman" w:cs="Times New Roman"/>
          <w:lang w:val="en-GB"/>
        </w:rPr>
        <w:t xml:space="preserve"> and its use for Bayesian Network.</w:t>
      </w:r>
      <w:r w:rsidRPr="003879C6">
        <w:rPr>
          <w:rFonts w:ascii="Times New Roman" w:hAnsi="Times New Roman" w:cs="Times New Roman"/>
          <w:highlight w:val="yellow"/>
          <w:lang w:val="en-US"/>
        </w:rPr>
        <w:t xml:space="preserve"> </w:t>
      </w:r>
      <w:r w:rsidRPr="007C195E">
        <w:rPr>
          <w:rFonts w:ascii="Times New Roman" w:hAnsi="Times New Roman" w:cs="Times New Roman"/>
          <w:highlight w:val="yellow"/>
          <w:lang w:val="en-US"/>
        </w:rPr>
        <w:t xml:space="preserve">Add </w:t>
      </w:r>
      <w:r>
        <w:rPr>
          <w:rFonts w:ascii="Times New Roman" w:hAnsi="Times New Roman" w:cs="Times New Roman"/>
          <w:highlight w:val="yellow"/>
          <w:lang w:val="en-US"/>
        </w:rPr>
        <w:t xml:space="preserve">theoretical frameworks for </w:t>
      </w:r>
      <w:r w:rsidRPr="007C195E">
        <w:rPr>
          <w:rFonts w:ascii="Times New Roman" w:hAnsi="Times New Roman" w:cs="Times New Roman"/>
          <w:highlight w:val="yellow"/>
          <w:lang w:val="en-US"/>
        </w:rPr>
        <w:t>interviews here</w:t>
      </w:r>
      <w:r>
        <w:rPr>
          <w:rFonts w:ascii="Times New Roman" w:hAnsi="Times New Roman" w:cs="Times New Roman"/>
          <w:lang w:val="en-US"/>
        </w:rPr>
        <w:t xml:space="preserve"> and reiterate LIKERT. The use of methods to simplify interviews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{"citationID":"L89fBLl0","properties":{"formattedCitation":"(Fenton &amp; Neil, 2019; Rohmer, 2020)","plainCitation":"(Fenton &amp; Neil, 2019; Rohmer, 2020)","noteIndex":0},"citationItems":[{"id":232,"uris":["http://zotero.org/users/6838574/items/CVR834TA"],"itemData":{"id":232,"type":"book","call-number":"QA279.5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E."},{"family":"Neil","given":"Martin"}],"issued":{"date-parts":[["2019"]]}}},{"id":2807,"uris":["http://zotero.org/users/6838574/items/UGF944K3"],"itemData":{"id":2807,"type":"article-journal","abstract":"Discrete Bayesian Belief Network (BBN) has become a popular method for the analysis of complex systems in various domains of application. One of its pillar is the specification of the parameters of the probabilistic dependence model (i.e. the cause–effect relation) represented via a Conditional Probability Table (CPT). Depending on the available data (observations, prior knowledge, expert-based information, etc.), CPTs can be populated in different manners, i.e. different assumptions can be made and different methods are available, which might lead to uncertain BBN-based results. Through an extensive review study of the past ten years, we aim at addressing three questions related to the CPT uncertainties. First, we show how to constrain these uncertainties either using elicitation of expert inputs, or using a combination of scarce data and expert-derived information. Second, we show how to integrate these uncertainties in the BBN-based analysis through propagation procedures either using probabilities or imprecise probabilities within the setting of credal or evidential networks. Finally, we show how to test the robustness of the BBN-based results to these uncertainties via sensitivity analysis specifically dedicated to BBNs. A special care was paid to describe the best practices for the implementation of the reviewed methods and the remaining gaps.","container-title":"Engineering Applications of Artificial Intelligence","DOI":"10.1016/j.engappai.2019.103384","ISSN":"0952-1976","journalAbbreviation":"Engineering Applications of Artificial Intelligence","page":"103384","source":"ScienceDirect","title":"Uncertainties in conditional probability tables of discrete Bayesian Belief Networks: A comprehensive review","title-short":"Uncertainties in conditional probability tables of discrete Bayesian Belief Networks","volume":"88","author":[{"family":"Rohmer","given":"Jeremy"}],"issued":{"date-parts":[["2020",2,1]]}}}],"schema":"https://github.com/citation-style-language/schema/raw/master/csl-citation.json"} </w:instrText>
      </w:r>
      <w:r>
        <w:rPr>
          <w:rFonts w:ascii="Times New Roman" w:hAnsi="Times New Roman" w:cs="Times New Roman"/>
          <w:lang w:val="en-US"/>
        </w:rPr>
        <w:fldChar w:fldCharType="separate"/>
      </w:r>
      <w:r w:rsidRPr="00B476E8">
        <w:rPr>
          <w:rFonts w:ascii="Times New Roman" w:hAnsi="Times New Roman" w:cs="Times New Roman"/>
          <w:lang w:val="en-GB"/>
        </w:rPr>
        <w:t>(Fenton &amp; Neil, 2019; Rohmer, 2020)</w:t>
      </w:r>
      <w:r>
        <w:rPr>
          <w:rFonts w:ascii="Times New Roman" w:hAnsi="Times New Roman" w:cs="Times New Roman"/>
          <w:lang w:val="en-US"/>
        </w:rPr>
        <w:fldChar w:fldCharType="end"/>
      </w:r>
    </w:p>
    <w:p w14:paraId="1A8D8860" w14:textId="77777777" w:rsidR="005254BC" w:rsidRDefault="005254BC" w:rsidP="00B463C9">
      <w:pPr>
        <w:spacing w:after="0" w:line="276" w:lineRule="auto"/>
        <w:jc w:val="both"/>
        <w:rPr>
          <w:rFonts w:ascii="Times New Roman" w:hAnsi="Times New Roman" w:cs="Times New Roman"/>
          <w:lang w:val="en-US"/>
        </w:rPr>
      </w:pPr>
    </w:p>
    <w:p w14:paraId="2D14E250" w14:textId="77777777" w:rsidR="00D0429D" w:rsidRDefault="00D0429D" w:rsidP="00B463C9">
      <w:pPr>
        <w:spacing w:after="0" w:line="276" w:lineRule="auto"/>
        <w:jc w:val="both"/>
        <w:rPr>
          <w:rFonts w:ascii="Times New Roman" w:hAnsi="Times New Roman" w:cs="Times New Roman"/>
          <w:lang w:val="en-US"/>
        </w:rPr>
      </w:pPr>
    </w:p>
    <w:p w14:paraId="7B9164C6" w14:textId="10A10757" w:rsidR="00DF4132" w:rsidRDefault="00D0429D" w:rsidP="00DA2F21">
      <w:pPr>
        <w:spacing w:after="0" w:line="276" w:lineRule="auto"/>
        <w:jc w:val="both"/>
        <w:rPr>
          <w:rFonts w:ascii="Times New Roman" w:hAnsi="Times New Roman" w:cs="Times New Roman"/>
          <w:lang w:val="en-GB"/>
        </w:rPr>
      </w:pPr>
      <w:r>
        <w:rPr>
          <w:rFonts w:ascii="Times New Roman" w:hAnsi="Times New Roman" w:cs="Times New Roman"/>
          <w:lang w:val="en-GB"/>
        </w:rPr>
        <w:t>I MISS A CLOSING REMARK</w:t>
      </w:r>
    </w:p>
    <w:p w14:paraId="6FD1B6A2" w14:textId="77777777" w:rsidR="00D0429D" w:rsidRPr="00DA2F21" w:rsidRDefault="00D0429D" w:rsidP="00DA2F21">
      <w:pPr>
        <w:spacing w:after="0" w:line="276" w:lineRule="auto"/>
        <w:jc w:val="both"/>
        <w:rPr>
          <w:rFonts w:ascii="Times New Roman" w:hAnsi="Times New Roman" w:cs="Times New Roman"/>
          <w:lang w:val="en-GB"/>
        </w:rPr>
      </w:pPr>
    </w:p>
    <w:p w14:paraId="7C73D6AA" w14:textId="2E7FF622" w:rsidR="00BE30B9" w:rsidRPr="00DA2F21" w:rsidRDefault="004641CF" w:rsidP="00DA2F21">
      <w:pPr>
        <w:spacing w:after="0" w:line="276" w:lineRule="auto"/>
        <w:ind w:left="360"/>
        <w:jc w:val="both"/>
        <w:rPr>
          <w:rFonts w:ascii="Times New Roman" w:hAnsi="Times New Roman" w:cs="Times New Roman"/>
          <w:sz w:val="28"/>
          <w:szCs w:val="28"/>
          <w:lang w:val="en-US"/>
        </w:rPr>
      </w:pPr>
      <w:r w:rsidRPr="00DA2F21">
        <w:rPr>
          <w:rFonts w:ascii="Times New Roman" w:hAnsi="Times New Roman" w:cs="Times New Roman"/>
          <w:sz w:val="28"/>
          <w:szCs w:val="28"/>
          <w:lang w:val="en-US"/>
        </w:rPr>
        <w:t xml:space="preserve">2.2 </w:t>
      </w:r>
      <w:commentRangeStart w:id="34"/>
      <w:r w:rsidR="002263F7">
        <w:rPr>
          <w:rFonts w:ascii="Times New Roman" w:hAnsi="Times New Roman" w:cs="Times New Roman"/>
          <w:sz w:val="28"/>
          <w:szCs w:val="28"/>
          <w:lang w:val="en-US"/>
        </w:rPr>
        <w:t xml:space="preserve">Fishing styles in the </w:t>
      </w:r>
      <w:r w:rsidR="00664AAB">
        <w:rPr>
          <w:rFonts w:ascii="Times New Roman" w:hAnsi="Times New Roman" w:cs="Times New Roman"/>
          <w:sz w:val="28"/>
          <w:szCs w:val="28"/>
          <w:lang w:val="en-US"/>
        </w:rPr>
        <w:t>central and northern Baltic Sea</w:t>
      </w:r>
      <w:r w:rsidR="002263F7">
        <w:rPr>
          <w:rFonts w:ascii="Times New Roman" w:hAnsi="Times New Roman" w:cs="Times New Roman"/>
          <w:sz w:val="28"/>
          <w:szCs w:val="28"/>
          <w:lang w:val="en-US"/>
        </w:rPr>
        <w:t xml:space="preserve"> </w:t>
      </w:r>
      <w:commentRangeEnd w:id="34"/>
      <w:r w:rsidR="002C26BA">
        <w:rPr>
          <w:rStyle w:val="CommentReference"/>
        </w:rPr>
        <w:commentReference w:id="34"/>
      </w:r>
    </w:p>
    <w:p w14:paraId="266C4D69" w14:textId="77777777" w:rsidR="002263F7" w:rsidRPr="00664AAB" w:rsidRDefault="002263F7" w:rsidP="00DA2F21">
      <w:pPr>
        <w:spacing w:after="0" w:line="276" w:lineRule="auto"/>
        <w:jc w:val="both"/>
        <w:rPr>
          <w:rFonts w:ascii="Times New Roman" w:hAnsi="Times New Roman" w:cs="Times New Roman"/>
          <w:lang w:val="en-US"/>
        </w:rPr>
      </w:pPr>
    </w:p>
    <w:p w14:paraId="1AC50024" w14:textId="6A9427A7" w:rsidR="00215116" w:rsidRDefault="00215116" w:rsidP="002263F7">
      <w:pPr>
        <w:spacing w:after="0" w:line="276" w:lineRule="auto"/>
        <w:jc w:val="both"/>
        <w:rPr>
          <w:rFonts w:ascii="Times New Roman" w:hAnsi="Times New Roman" w:cs="Times New Roman"/>
          <w:lang w:val="en-GB"/>
        </w:rPr>
      </w:pPr>
      <w:r>
        <w:rPr>
          <w:rFonts w:ascii="Times New Roman" w:hAnsi="Times New Roman" w:cs="Times New Roman"/>
          <w:lang w:val="en-GB"/>
        </w:rPr>
        <w:t xml:space="preserve">Fishing in </w:t>
      </w:r>
      <w:r w:rsidR="00664AAB">
        <w:rPr>
          <w:rFonts w:ascii="Times New Roman" w:hAnsi="Times New Roman" w:cs="Times New Roman"/>
          <w:lang w:val="en-GB"/>
        </w:rPr>
        <w:t xml:space="preserve">central and northern Baltic Sea </w:t>
      </w:r>
      <w:r>
        <w:rPr>
          <w:rFonts w:ascii="Times New Roman" w:hAnsi="Times New Roman" w:cs="Times New Roman"/>
          <w:lang w:val="en-GB"/>
        </w:rPr>
        <w:t>implies adaptation to the unique conditions of the area, such as brackish water</w:t>
      </w:r>
      <w:r w:rsidR="009072B0">
        <w:rPr>
          <w:rFonts w:ascii="Times New Roman" w:hAnsi="Times New Roman" w:cs="Times New Roman"/>
          <w:lang w:val="en-GB"/>
        </w:rPr>
        <w:t xml:space="preserve">, with a </w:t>
      </w:r>
      <w:proofErr w:type="spellStart"/>
      <w:r>
        <w:rPr>
          <w:rFonts w:ascii="Times New Roman" w:hAnsi="Times New Roman" w:cs="Times New Roman"/>
          <w:lang w:val="en-GB"/>
        </w:rPr>
        <w:t>a</w:t>
      </w:r>
      <w:proofErr w:type="spellEnd"/>
      <w:r>
        <w:rPr>
          <w:rFonts w:ascii="Times New Roman" w:hAnsi="Times New Roman" w:cs="Times New Roman"/>
          <w:lang w:val="en-GB"/>
        </w:rPr>
        <w:t xml:space="preserve"> mix of freshwater and marine species</w:t>
      </w:r>
      <w:r w:rsidR="009072B0">
        <w:rPr>
          <w:rFonts w:ascii="Times New Roman" w:hAnsi="Times New Roman" w:cs="Times New Roman"/>
          <w:lang w:val="en-GB"/>
        </w:rPr>
        <w:t>, and annual ice cover,</w:t>
      </w:r>
      <w:r w:rsidR="00B84605">
        <w:rPr>
          <w:rFonts w:ascii="Times New Roman" w:hAnsi="Times New Roman" w:cs="Times New Roman"/>
          <w:lang w:val="en-GB"/>
        </w:rPr>
        <w:t xml:space="preserve"> necessitating</w:t>
      </w:r>
      <w:r>
        <w:rPr>
          <w:rFonts w:ascii="Times New Roman" w:hAnsi="Times New Roman" w:cs="Times New Roman"/>
          <w:lang w:val="en-GB"/>
        </w:rPr>
        <w:t xml:space="preserve"> strong seasonality in fishing methods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{"citationID":"wH5NR3tb","properties":{"formattedCitation":"(Salmi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 xml:space="preserve">. </w:t>
      </w:r>
      <w:r w:rsidR="008C228E">
        <w:rPr>
          <w:rFonts w:ascii="Times New Roman" w:hAnsi="Times New Roman" w:cs="Times New Roman"/>
          <w:lang w:val="en-GB"/>
        </w:rPr>
        <w:t>T</w:t>
      </w:r>
      <w:r w:rsidR="00875100">
        <w:rPr>
          <w:rFonts w:ascii="Times New Roman" w:hAnsi="Times New Roman" w:cs="Times New Roman"/>
          <w:lang w:val="en-GB"/>
        </w:rPr>
        <w:t>he</w:t>
      </w:r>
      <w:r>
        <w:rPr>
          <w:rFonts w:ascii="Times New Roman" w:hAnsi="Times New Roman" w:cs="Times New Roman"/>
          <w:lang w:val="en-GB"/>
        </w:rPr>
        <w:t xml:space="preserve"> diversity</w:t>
      </w:r>
      <w:r w:rsidR="00875100">
        <w:rPr>
          <w:rFonts w:ascii="Times New Roman" w:hAnsi="Times New Roman" w:cs="Times New Roman"/>
          <w:lang w:val="en-GB"/>
        </w:rPr>
        <w:t xml:space="preserve"> of </w:t>
      </w:r>
      <w:r w:rsidR="00875100">
        <w:rPr>
          <w:rFonts w:ascii="Times New Roman" w:hAnsi="Times New Roman" w:cs="Times New Roman"/>
          <w:lang w:val="en-GB"/>
        </w:rPr>
        <w:lastRenderedPageBreak/>
        <w:t>conditions</w:t>
      </w:r>
      <w:r>
        <w:rPr>
          <w:rFonts w:ascii="Times New Roman" w:hAnsi="Times New Roman" w:cs="Times New Roman"/>
          <w:lang w:val="en-GB"/>
        </w:rPr>
        <w:t>, the productivity</w:t>
      </w:r>
      <w:r w:rsidR="00875100">
        <w:rPr>
          <w:rFonts w:ascii="Times New Roman" w:hAnsi="Times New Roman" w:cs="Times New Roman"/>
          <w:lang w:val="en-GB"/>
        </w:rPr>
        <w:t xml:space="preserve"> of the </w:t>
      </w:r>
      <w:r w:rsidR="00F07958">
        <w:rPr>
          <w:rFonts w:ascii="Times New Roman" w:hAnsi="Times New Roman" w:cs="Times New Roman"/>
          <w:lang w:val="en-GB"/>
        </w:rPr>
        <w:t>s</w:t>
      </w:r>
      <w:r w:rsidR="00875100">
        <w:rPr>
          <w:rFonts w:ascii="Times New Roman" w:hAnsi="Times New Roman" w:cs="Times New Roman"/>
          <w:lang w:val="en-GB"/>
        </w:rPr>
        <w:t>ea</w:t>
      </w:r>
      <w:r>
        <w:rPr>
          <w:rFonts w:ascii="Times New Roman" w:hAnsi="Times New Roman" w:cs="Times New Roman"/>
          <w:lang w:val="en-GB"/>
        </w:rPr>
        <w:t xml:space="preserve"> and the </w:t>
      </w:r>
      <w:r w:rsidR="00F07958">
        <w:rPr>
          <w:rFonts w:ascii="Times New Roman" w:hAnsi="Times New Roman" w:cs="Times New Roman"/>
          <w:lang w:val="en-GB"/>
        </w:rPr>
        <w:t>cultural tradition of outdoors</w:t>
      </w:r>
      <w:r w:rsidR="00067DED">
        <w:rPr>
          <w:rFonts w:ascii="Times New Roman" w:hAnsi="Times New Roman" w:cs="Times New Roman"/>
          <w:lang w:val="en-GB"/>
        </w:rPr>
        <w:t xml:space="preserve">y life style leads to </w:t>
      </w:r>
      <w:r w:rsidR="00875100">
        <w:rPr>
          <w:rFonts w:ascii="Times New Roman" w:hAnsi="Times New Roman" w:cs="Times New Roman"/>
          <w:lang w:val="en-GB"/>
        </w:rPr>
        <w:t>a</w:t>
      </w:r>
      <w:r>
        <w:rPr>
          <w:rFonts w:ascii="Times New Roman" w:hAnsi="Times New Roman" w:cs="Times New Roman"/>
          <w:lang w:val="en-GB"/>
        </w:rPr>
        <w:t xml:space="preserve"> diversity of fishing methodologies, or “fishing styles”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{"citationID":"7y9VE0C0","properties":{"formattedCitation":"(Boonstra &amp; Hentati-Sundberg, 2016)","plainCitation":"(Boonstra &amp; Hentati-Sundberg, 2016)","noteIndex":0},"citationItems":[{"id":1865,"uris":["http://zotero.org/users/6838574/items/CKBQTTLQ"],"itemData":{"id":1865,"type":"article-journal","abstract":"Abstract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J"},{"family":"Hentati-Sundberg","given":"Jonas"}],"issued":{"date-parts":[["2016",3]]}}}],"schema":"https://github.com/citation-style-language/schema/raw/master/csl-citation.json"} </w:instrText>
      </w:r>
      <w:r>
        <w:rPr>
          <w:rFonts w:ascii="Times New Roman" w:hAnsi="Times New Roman" w:cs="Times New Roman"/>
          <w:lang w:val="en-GB"/>
        </w:rPr>
        <w:fldChar w:fldCharType="separate"/>
      </w:r>
      <w:r w:rsidRPr="00215116">
        <w:rPr>
          <w:rFonts w:ascii="Times New Roman" w:hAnsi="Times New Roman" w:cs="Times New Roman"/>
          <w:lang w:val="en-GB"/>
        </w:rPr>
        <w:t>(Boonstra &amp; Hentati-Sundberg, 2016)</w:t>
      </w:r>
      <w:r>
        <w:rPr>
          <w:rFonts w:ascii="Times New Roman" w:hAnsi="Times New Roman" w:cs="Times New Roman"/>
          <w:lang w:val="en-GB"/>
        </w:rPr>
        <w:fldChar w:fldCharType="end"/>
      </w:r>
      <w:r>
        <w:rPr>
          <w:rFonts w:ascii="Times New Roman" w:hAnsi="Times New Roman" w:cs="Times New Roman"/>
          <w:lang w:val="en-GB"/>
        </w:rPr>
        <w:t xml:space="preserve">. The existing fishing styles </w:t>
      </w:r>
      <w:r w:rsidR="00875100">
        <w:rPr>
          <w:rFonts w:ascii="Times New Roman" w:hAnsi="Times New Roman" w:cs="Times New Roman"/>
          <w:lang w:val="en-GB"/>
        </w:rPr>
        <w:t xml:space="preserve">are very different in terms of individual scopes, economic implication, </w:t>
      </w:r>
      <w:r w:rsidR="00616166">
        <w:rPr>
          <w:rFonts w:ascii="Times New Roman" w:hAnsi="Times New Roman" w:cs="Times New Roman"/>
          <w:lang w:val="en-GB"/>
        </w:rPr>
        <w:t xml:space="preserve">and </w:t>
      </w:r>
      <w:r w:rsidR="00875100">
        <w:rPr>
          <w:rFonts w:ascii="Times New Roman" w:hAnsi="Times New Roman" w:cs="Times New Roman"/>
          <w:lang w:val="en-GB"/>
        </w:rPr>
        <w:t>regulatory system.</w:t>
      </w:r>
      <w:r w:rsidR="00D0429D">
        <w:rPr>
          <w:rFonts w:ascii="Times New Roman" w:hAnsi="Times New Roman" w:cs="Times New Roman"/>
          <w:lang w:val="en-GB"/>
        </w:rPr>
        <w:t xml:space="preserve"> This implies a diversity of risk pathways. </w:t>
      </w:r>
      <w:r>
        <w:rPr>
          <w:rFonts w:ascii="Times New Roman" w:hAnsi="Times New Roman" w:cs="Times New Roman"/>
          <w:lang w:val="en-GB"/>
        </w:rPr>
        <w:t xml:space="preserve">In this paper we model </w:t>
      </w:r>
      <w:r w:rsidR="00D0429D">
        <w:rPr>
          <w:rFonts w:ascii="Times New Roman" w:hAnsi="Times New Roman" w:cs="Times New Roman"/>
          <w:lang w:val="en-GB"/>
        </w:rPr>
        <w:t>five</w:t>
      </w:r>
      <w:r>
        <w:rPr>
          <w:rFonts w:ascii="Times New Roman" w:hAnsi="Times New Roman" w:cs="Times New Roman"/>
          <w:lang w:val="en-GB"/>
        </w:rPr>
        <w:t xml:space="preserve"> fishing </w:t>
      </w:r>
      <w:r w:rsidR="00D0429D">
        <w:rPr>
          <w:rFonts w:ascii="Times New Roman" w:hAnsi="Times New Roman" w:cs="Times New Roman"/>
          <w:lang w:val="en-GB"/>
        </w:rPr>
        <w:t>styles</w:t>
      </w:r>
      <w:r>
        <w:rPr>
          <w:rFonts w:ascii="Times New Roman" w:hAnsi="Times New Roman" w:cs="Times New Roman"/>
          <w:lang w:val="en-GB"/>
        </w:rPr>
        <w:t>, representing the large majority of fisher operating in the area:</w:t>
      </w:r>
    </w:p>
    <w:p w14:paraId="17C37C4F" w14:textId="77777777" w:rsidR="00215116" w:rsidRDefault="00215116" w:rsidP="002263F7">
      <w:pPr>
        <w:spacing w:after="0" w:line="276" w:lineRule="auto"/>
        <w:jc w:val="both"/>
        <w:rPr>
          <w:rFonts w:ascii="Times New Roman" w:hAnsi="Times New Roman" w:cs="Times New Roman"/>
          <w:lang w:val="en-GB"/>
        </w:rPr>
      </w:pPr>
    </w:p>
    <w:p w14:paraId="7D23177E" w14:textId="5F64753F" w:rsidR="009A635A" w:rsidRPr="009A635A" w:rsidRDefault="009A635A" w:rsidP="009A635A">
      <w:pPr>
        <w:spacing w:after="0" w:line="276" w:lineRule="auto"/>
        <w:jc w:val="both"/>
        <w:rPr>
          <w:rFonts w:ascii="Times New Roman" w:hAnsi="Times New Roman" w:cs="Times New Roman"/>
          <w:lang w:val="en-GB"/>
        </w:rPr>
      </w:pPr>
      <w:r w:rsidRPr="00D0429D">
        <w:rPr>
          <w:rFonts w:ascii="Times New Roman" w:hAnsi="Times New Roman" w:cs="Times New Roman"/>
          <w:b/>
          <w:bCs/>
          <w:lang w:val="en-GB"/>
        </w:rPr>
        <w:t xml:space="preserve">Coastal </w:t>
      </w:r>
      <w:r w:rsidR="00D07D41" w:rsidRPr="00D0429D">
        <w:rPr>
          <w:rFonts w:ascii="Times New Roman" w:hAnsi="Times New Roman" w:cs="Times New Roman"/>
          <w:b/>
          <w:bCs/>
          <w:lang w:val="en-GB"/>
        </w:rPr>
        <w:t>fishing</w:t>
      </w:r>
      <w:r w:rsidR="00D0429D">
        <w:rPr>
          <w:rFonts w:ascii="Times New Roman" w:hAnsi="Times New Roman" w:cs="Times New Roman"/>
          <w:lang w:val="en-GB"/>
        </w:rPr>
        <w:t>:</w:t>
      </w:r>
      <w:r w:rsidR="00D07D41">
        <w:rPr>
          <w:rFonts w:ascii="Times New Roman" w:hAnsi="Times New Roman" w:cs="Times New Roman"/>
          <w:lang w:val="en-GB"/>
        </w:rPr>
        <w:t xml:space="preserve"> fishers that</w:t>
      </w:r>
      <w:r>
        <w:rPr>
          <w:rFonts w:ascii="Times New Roman" w:hAnsi="Times New Roman" w:cs="Times New Roman"/>
          <w:lang w:val="en-GB"/>
        </w:rPr>
        <w:t xml:space="preserve"> operate passive gears from small boats (&lt;12 m) associated with specific targets: herring gillnets, small-mesh gillnets targeting a mix of freshwater species, salmon traps. More specialised fisheries </w:t>
      </w:r>
      <w:r w:rsidR="00D0429D">
        <w:rPr>
          <w:rFonts w:ascii="Times New Roman" w:hAnsi="Times New Roman" w:cs="Times New Roman"/>
          <w:lang w:val="en-GB"/>
        </w:rPr>
        <w:t>exist or existed</w:t>
      </w:r>
      <w:r>
        <w:rPr>
          <w:rFonts w:ascii="Times New Roman" w:hAnsi="Times New Roman" w:cs="Times New Roman"/>
          <w:lang w:val="en-GB"/>
        </w:rPr>
        <w:t xml:space="preserve"> for vendace</w:t>
      </w:r>
      <w:r w:rsidR="00D0429D">
        <w:rPr>
          <w:rFonts w:ascii="Times New Roman" w:hAnsi="Times New Roman" w:cs="Times New Roman"/>
          <w:lang w:val="en-GB"/>
        </w:rPr>
        <w:t xml:space="preserve"> roe</w:t>
      </w:r>
      <w:r>
        <w:rPr>
          <w:rFonts w:ascii="Times New Roman" w:hAnsi="Times New Roman" w:cs="Times New Roman"/>
          <w:lang w:val="en-GB"/>
        </w:rPr>
        <w:t xml:space="preserve"> and Eel fyke nets. Coastal fishers</w:t>
      </w:r>
      <w:r w:rsidRPr="00A44DE0">
        <w:rPr>
          <w:rFonts w:ascii="Times New Roman" w:hAnsi="Times New Roman" w:cs="Times New Roman"/>
          <w:lang w:val="en-GB"/>
        </w:rPr>
        <w:t xml:space="preserve"> have a limited spatial mobility due to vessel size, and sometimes because of bond to specific places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{"citationID":"PGYGhTVH","properties":{"formattedCitation":"(Bj\\uc0\\u246{}rkvik, Boonstra, &amp; Hentati-Sundberg, 2020)","plainCitation":"(Björkvik, Boonstra, &amp; Hentati-Sundberg, 2020)","noteIndex":0},"citationItems":[{"id":1868,"uris":["http://zotero.org/users/6838574/items/DCCKQJ3T"],"itemData":{"id":1868,"type":"article-journal","abstract":"Björkvik, E., W. J. Boonstra, and J. Hentati-Sundberg. 2020. Why fishers end up in social-ecological traps: a case study of Swedish eel fisheries in the Baltic Sea. Ecology and Society 25(1):21. https://doi.org/10.5751/ES-11405-250121","container-title":"Ecology and Society","DOI":"10.5751/ES-11405-250121","ISSN":"1708-3087","issue":"1","language":"en","license":"© 2020 by the author(s)","note":"publisher: The Resilience Alliance","source":"www.ecologyandsociety.org","title":"Why fishers end up in social-ecological traps: a case study of Swedish eel fisheries in the Baltic Sea","title-short":"Why fishers end up in social-ecological traps","URL":"https://www.ecologyandsociety.org/vol25/iss1/art21/","volume":"25","author":[{"family":"Björkvik","given":"Emma"},{"family":"Boonstra","given":"Wiebren"},{"family":"Hentati-Sundberg","given":"Jonas"}],"accessed":{"date-parts":[["2025",5,22]]},"issued":{"date-parts":[["2020",3,4]]}}}],"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&amp; Hentati-Sundberg, 2020)</w:t>
      </w:r>
      <w:r w:rsidRPr="00A44DE0">
        <w:rPr>
          <w:rFonts w:ascii="Times New Roman" w:hAnsi="Times New Roman" w:cs="Times New Roman"/>
          <w:lang w:val="en-GB"/>
        </w:rPr>
        <w:fldChar w:fldCharType="end"/>
      </w:r>
      <w:r w:rsidRPr="00A44DE0">
        <w:rPr>
          <w:rFonts w:ascii="Times New Roman" w:hAnsi="Times New Roman" w:cs="Times New Roman"/>
          <w:lang w:val="en-GB"/>
        </w:rPr>
        <w:t>.</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proofErr w:type="gramEnd"/>
      <w:r>
        <w:rPr>
          <w:rFonts w:ascii="Times New Roman" w:hAnsi="Times New Roman" w:cs="Times New Roman"/>
          <w:lang w:val="en-GB"/>
        </w:rPr>
        <w:t xml:space="preserve"> It is estimated that 500 people are actively included in this fishing style in </w:t>
      </w:r>
      <w:commentRangeStart w:id="35"/>
      <w:commentRangeStart w:id="36"/>
      <w:r>
        <w:rPr>
          <w:rFonts w:ascii="Times New Roman" w:hAnsi="Times New Roman" w:cs="Times New Roman"/>
          <w:lang w:val="en-GB"/>
        </w:rPr>
        <w:t>the area</w:t>
      </w:r>
      <w:commentRangeEnd w:id="35"/>
      <w:r w:rsidR="00BA1396">
        <w:rPr>
          <w:rStyle w:val="CommentReference"/>
        </w:rPr>
        <w:commentReference w:id="35"/>
      </w:r>
      <w:commentRangeEnd w:id="36"/>
      <w:r w:rsidR="00EA75DA">
        <w:rPr>
          <w:rStyle w:val="CommentReference"/>
        </w:rPr>
        <w:commentReference w:id="36"/>
      </w:r>
      <w:r w:rsidR="00D0429D">
        <w:rPr>
          <w:rFonts w:ascii="Times New Roman" w:hAnsi="Times New Roman" w:cs="Times New Roman"/>
          <w:lang w:val="en-GB"/>
        </w:rPr>
        <w:t>, with a declining trend</w:t>
      </w:r>
      <w:r>
        <w:rPr>
          <w:rFonts w:ascii="Times New Roman" w:hAnsi="Times New Roman" w:cs="Times New Roman"/>
          <w:lang w:val="en-GB"/>
        </w:rPr>
        <w:t xml:space="preserve"> </w:t>
      </w:r>
      <w:r w:rsidRPr="00A44DE0">
        <w:rPr>
          <w:rFonts w:ascii="Times New Roman" w:hAnsi="Times New Roman" w:cs="Times New Roman"/>
          <w:lang w:val="en-GB"/>
        </w:rPr>
        <w:fldChar w:fldCharType="begin"/>
      </w:r>
      <w:r w:rsidRPr="00A44DE0">
        <w:rPr>
          <w:rFonts w:ascii="Times New Roman" w:hAnsi="Times New Roman" w:cs="Times New Roman"/>
          <w:lang w:val="en-GB"/>
        </w:rPr>
        <w:instrText xml:space="preserve"> ADDIN ZOTERO_ITEM CSL_CITATION {"citationID":"NKkDqI9m","properties":{"formattedCitation":"(Bj\\uc0\\u246{}rkvik,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Pr="00A44DE0">
        <w:rPr>
          <w:rFonts w:ascii="Times New Roman" w:hAnsi="Times New Roman" w:cs="Times New Roman"/>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The coastal fishing style has a relatively small economic impact on Sweden</w:t>
      </w:r>
      <w:r w:rsidR="004306BC">
        <w:rPr>
          <w:rFonts w:ascii="Times New Roman" w:hAnsi="Times New Roman" w:cs="Times New Roman"/>
          <w:lang w:val="en-GB"/>
        </w:rPr>
        <w:t>’s</w:t>
      </w:r>
      <w:r>
        <w:rPr>
          <w:rFonts w:ascii="Times New Roman" w:hAnsi="Times New Roman" w:cs="Times New Roman"/>
          <w:lang w:val="en-GB"/>
        </w:rPr>
        <w:t xml:space="preserve"> economy (5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{"citationID":"PKB9w4gM","properties":{"formattedCitation":"(Bj\\uc0\\u246{}rkvik,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Pr>
          <w:rFonts w:ascii="Times New Roman" w:hAnsi="Times New Roman" w:cs="Times New Roman"/>
          <w:lang w:val="en-GB"/>
        </w:rPr>
        <w:t xml:space="preserve">, however it has a much larger cultural value. Coastal fishing is a traditional activity and one of the main sources of income supporting permanent population living along the Swedish coast, including some remote areas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{"citationID":"dqrplkuC","properties":{"formattedCitation":"(Salmi et al., 2023)","plainCitation":"(Salmi et al., 2023)","noteIndex":0},"citationItems":[{"id":1866,"uris":["http://zotero.org/users/6838574/items/FALMPPAM"],"itemData":{"id":1866,"type":"chapter","abstract":"Our chapter adds a northern dimension to the discussion about the past, present and future of small-scale fisheries and their governance. For centuries, extraction of fish resources has been of utmost importance in many coastal areas of the Baltic Sea and small-scale fisheries have survived due to the robustness of the social institutions that have helped them adapt throughout periods of economic and social upheaval. Lately, the fishing livelihood has been undergoing a continuous process of contraction and concentration in terms of vessel numbers and employment. Leisure use of water areas, nature conservation and science-based governance systems have challenged fishers’ access to fish resources. Especially in the northern parts of the Baltic Sea, the viability and future of coastal small-scale fisheries is severely challenged by problems caused by fish-eating animals, mainly grey seals and cormorants. We draw upon interactive governance theory to compare experiences on Finnish and Swedish small-scale fisheries governance. Our conclusion is that the present governance system is incompatible with the small-scale fisheries context, and propose creating new co-governance arrangements where small-scale fishers’ interests, values and local knowledge are better integrated into a governance system.","container-title":"Ocean Governance: Knowledge Systems, Policy Foundations and Thematic Analyses","event-place":"Cham","ISBN":"978-3-031-20740-2","language":"en","note":"DOI: 10.1007/978-3-031-20740-2_13","page":"295-317","publisher":"Springer International Publishing","publisher-place":"Cham","source":"Springer Link","title":"Societal Transformations and Governance Challenges of Coastal Small-Scale Fisheries in the Northern Baltic Sea","URL":"https://doi.org/10.1007/978-3-031-20740-2_13","author":[{"family":"Salmi","given":"Pekka"},{"family":"Arias-Schreiber","given":"Milena"},{"family":"Svels","given":"Kristina"}],"editor":[{"family":"Partelow","given":"Stefan"},{"family":"Hadjimichael","given":"Maria"},{"family":"Hornidge","given":"Anna-Katharina"}],"accessed":{"date-parts":[["2025",5,22]]},"issued":{"date-parts":[["2023"]]}}}],"schema":"https://github.com/citation-style-language/schema/raw/master/csl-citation.json"} </w:instrText>
      </w:r>
      <w:r>
        <w:rPr>
          <w:rFonts w:ascii="Times New Roman" w:hAnsi="Times New Roman" w:cs="Times New Roman"/>
          <w:lang w:val="en-GB"/>
        </w:rPr>
        <w:fldChar w:fldCharType="separate"/>
      </w:r>
      <w:r w:rsidRPr="00DC636D">
        <w:rPr>
          <w:rFonts w:ascii="Times New Roman" w:hAnsi="Times New Roman" w:cs="Times New Roman"/>
          <w:lang w:val="en-GB"/>
        </w:rPr>
        <w:t>(Salmi et al., 2023)</w:t>
      </w:r>
      <w:r>
        <w:rPr>
          <w:rFonts w:ascii="Times New Roman" w:hAnsi="Times New Roman" w:cs="Times New Roman"/>
          <w:lang w:val="en-GB"/>
        </w:rPr>
        <w:fldChar w:fldCharType="end"/>
      </w:r>
      <w:r>
        <w:rPr>
          <w:rFonts w:ascii="Times New Roman" w:hAnsi="Times New Roman" w:cs="Times New Roman"/>
          <w:lang w:val="en-GB"/>
        </w:rPr>
        <w:t>.</w:t>
      </w:r>
      <w:r w:rsidRPr="009A635A">
        <w:rPr>
          <w:rFonts w:ascii="Times New Roman" w:hAnsi="Times New Roman" w:cs="Times New Roman"/>
          <w:sz w:val="20"/>
          <w:szCs w:val="20"/>
          <w:lang w:val="en-GB"/>
        </w:rPr>
        <w:t xml:space="preserve"> </w:t>
      </w:r>
      <w:r w:rsidRPr="009A635A">
        <w:rPr>
          <w:rFonts w:ascii="Times New Roman" w:hAnsi="Times New Roman" w:cs="Times New Roman"/>
          <w:lang w:val="en-GB"/>
        </w:rPr>
        <w:t xml:space="preserve">Coastal </w:t>
      </w:r>
      <w:r w:rsidR="00F80EFC">
        <w:rPr>
          <w:rFonts w:ascii="Times New Roman" w:hAnsi="Times New Roman" w:cs="Times New Roman"/>
          <w:lang w:val="en-GB"/>
        </w:rPr>
        <w:t>fishers</w:t>
      </w:r>
      <w:r w:rsidRPr="009A635A">
        <w:rPr>
          <w:rFonts w:ascii="Times New Roman" w:hAnsi="Times New Roman" w:cs="Times New Roman"/>
          <w:lang w:val="en-GB"/>
        </w:rPr>
        <w:t xml:space="preserve"> are highly motivated by identity and traditional value, such as to maintain </w:t>
      </w:r>
      <w:r w:rsidR="00F80EFC">
        <w:rPr>
          <w:rFonts w:ascii="Times New Roman" w:hAnsi="Times New Roman" w:cs="Times New Roman"/>
          <w:lang w:val="en-GB"/>
        </w:rPr>
        <w:t>fi</w:t>
      </w:r>
      <w:r w:rsidR="00404BDF">
        <w:rPr>
          <w:rFonts w:ascii="Times New Roman" w:hAnsi="Times New Roman" w:cs="Times New Roman"/>
          <w:lang w:val="en-GB"/>
        </w:rPr>
        <w:t>shing</w:t>
      </w:r>
      <w:r w:rsidRPr="009A635A">
        <w:rPr>
          <w:rFonts w:ascii="Times New Roman" w:hAnsi="Times New Roman" w:cs="Times New Roman"/>
          <w:lang w:val="en-GB"/>
        </w:rPr>
        <w:t xml:space="preserve"> lifestyle and to transmit their critical ecological knowledge to future generations </w:t>
      </w:r>
      <w:r w:rsidRPr="009A635A">
        <w:rPr>
          <w:rFonts w:ascii="Times New Roman" w:hAnsi="Times New Roman" w:cs="Times New Roman"/>
          <w:lang w:val="en-GB"/>
        </w:rPr>
        <w:fldChar w:fldCharType="begin"/>
      </w:r>
      <w:r w:rsidRPr="009A635A">
        <w:rPr>
          <w:rFonts w:ascii="Times New Roman" w:hAnsi="Times New Roman" w:cs="Times New Roman"/>
          <w:lang w:val="en-GB"/>
        </w:rPr>
        <w:instrText xml:space="preserve"> ADDIN ZOTERO_ITEM CSL_CITATION {"citationID":"fzPxsEh8","properties":{"formattedCitation":"(Boonstra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Pr="009A635A">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Pr="009A635A">
        <w:rPr>
          <w:rFonts w:ascii="Times New Roman" w:hAnsi="Times New Roman" w:cs="Times New Roman"/>
          <w:lang w:val="en-GB"/>
        </w:rPr>
        <w:fldChar w:fldCharType="separate"/>
      </w:r>
      <w:r w:rsidRPr="009A635A">
        <w:rPr>
          <w:rFonts w:ascii="Times New Roman" w:hAnsi="Times New Roman" w:cs="Times New Roman"/>
        </w:rPr>
        <w:t>(Boonstra &amp; Hentati-Sundberg, 2016; Norr et al., 2018; Rådberg et al., 2018; Wijermans et al., 2020)</w:t>
      </w:r>
      <w:r w:rsidRPr="009A635A">
        <w:rPr>
          <w:rFonts w:ascii="Times New Roman" w:hAnsi="Times New Roman" w:cs="Times New Roman"/>
          <w:lang w:val="en-GB"/>
        </w:rPr>
        <w:fldChar w:fldCharType="end"/>
      </w:r>
      <w:r w:rsidRPr="009A635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lang w:val="en-GB"/>
        </w:rPr>
        <w:t>The major challenges that coastal fisher faces are low profit due to low fishing opportunities</w:t>
      </w:r>
      <w:r w:rsidR="00D0429D">
        <w:rPr>
          <w:rFonts w:ascii="Times New Roman" w:hAnsi="Times New Roman" w:cs="Times New Roman"/>
          <w:lang w:val="en-GB"/>
        </w:rPr>
        <w:t xml:space="preserve">, exacerbated to a difficulty in making investment due to, also, limited access to </w:t>
      </w:r>
      <w:r w:rsidR="00D0429D" w:rsidRPr="009A635A">
        <w:rPr>
          <w:rFonts w:ascii="Times New Roman" w:hAnsi="Times New Roman" w:cs="Times New Roman"/>
          <w:lang w:val="en-GB"/>
        </w:rPr>
        <w:t xml:space="preserve">public funding and loans </w:t>
      </w:r>
      <w:r w:rsidR="00D0429D" w:rsidRPr="009A635A">
        <w:rPr>
          <w:rFonts w:ascii="Times New Roman" w:hAnsi="Times New Roman" w:cs="Times New Roman"/>
          <w:lang w:val="en-GB"/>
        </w:rPr>
        <w:fldChar w:fldCharType="begin"/>
      </w:r>
      <w:r w:rsidR="00D0429D" w:rsidRPr="009A635A">
        <w:rPr>
          <w:rFonts w:ascii="Times New Roman" w:hAnsi="Times New Roman" w:cs="Times New Roman"/>
          <w:lang w:val="en-GB"/>
        </w:rPr>
        <w:instrText xml:space="preserve"> ADDIN ZOTERO_ITEM CSL_CITATION {"citationID":"cFDGz97W","properties":{"formattedCitation":"(Garavito-Berm\\uc0\\u250{}dez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D0429D" w:rsidRPr="009A635A">
        <w:rPr>
          <w:rFonts w:ascii="Times New Roman" w:hAnsi="Times New Roman" w:cs="Times New Roman"/>
          <w:lang w:val="en-GB"/>
        </w:rPr>
        <w:fldChar w:fldCharType="separate"/>
      </w:r>
      <w:r w:rsidR="00D0429D" w:rsidRPr="009A635A">
        <w:rPr>
          <w:rFonts w:ascii="Times New Roman" w:hAnsi="Times New Roman" w:cs="Times New Roman"/>
          <w:lang w:val="en-GB"/>
        </w:rPr>
        <w:t>(Garavito-Bermúdez &amp; and Boonstra, 2023; Rådberg et al., 2018)</w:t>
      </w:r>
      <w:r w:rsidR="00D0429D" w:rsidRPr="009A635A">
        <w:rPr>
          <w:rFonts w:ascii="Times New Roman" w:hAnsi="Times New Roman" w:cs="Times New Roman"/>
          <w:lang w:val="en-GB"/>
        </w:rPr>
        <w:fldChar w:fldCharType="end"/>
      </w:r>
      <w:r w:rsidR="00D0429D" w:rsidRPr="009A635A">
        <w:rPr>
          <w:rFonts w:ascii="Times New Roman" w:hAnsi="Times New Roman" w:cs="Times New Roman"/>
          <w:lang w:val="en-GB"/>
        </w:rPr>
        <w:t>.</w:t>
      </w:r>
      <w:r w:rsidR="00D0429D">
        <w:rPr>
          <w:rFonts w:ascii="Times New Roman" w:hAnsi="Times New Roman" w:cs="Times New Roman"/>
          <w:lang w:val="en-GB"/>
        </w:rPr>
        <w:t xml:space="preserve"> </w:t>
      </w:r>
      <w:r w:rsidR="00CD15AD">
        <w:rPr>
          <w:rFonts w:ascii="Times New Roman" w:hAnsi="Times New Roman" w:cs="Times New Roman"/>
          <w:lang w:val="en-GB"/>
        </w:rPr>
        <w:t>Coastal f</w:t>
      </w:r>
      <w:r>
        <w:rPr>
          <w:rFonts w:ascii="Times New Roman" w:hAnsi="Times New Roman" w:cs="Times New Roman"/>
          <w:lang w:val="en-GB"/>
        </w:rPr>
        <w:t>isher</w:t>
      </w:r>
      <w:r w:rsidR="00CD15AD">
        <w:rPr>
          <w:rFonts w:ascii="Times New Roman" w:hAnsi="Times New Roman" w:cs="Times New Roman"/>
          <w:lang w:val="en-GB"/>
        </w:rPr>
        <w:t>s</w:t>
      </w:r>
      <w:r>
        <w:rPr>
          <w:rFonts w:ascii="Times New Roman" w:hAnsi="Times New Roman" w:cs="Times New Roman"/>
          <w:lang w:val="en-GB"/>
        </w:rPr>
        <w:t xml:space="preserve"> nowadays tend to diversify their activity (</w:t>
      </w:r>
      <w:r w:rsidRPr="009A635A">
        <w:rPr>
          <w:rFonts w:ascii="Times New Roman" w:hAnsi="Times New Roman" w:cs="Times New Roman"/>
          <w:lang w:val="en-GB"/>
        </w:rPr>
        <w:t>fish processing, tourism related activities</w:t>
      </w:r>
      <w:r>
        <w:rPr>
          <w:rFonts w:ascii="Times New Roman" w:hAnsi="Times New Roman" w:cs="Times New Roman"/>
          <w:lang w:val="en-GB"/>
        </w:rPr>
        <w:t>), or to quit.</w:t>
      </w:r>
    </w:p>
    <w:p w14:paraId="19E06739" w14:textId="77777777" w:rsidR="00215116" w:rsidRDefault="00215116" w:rsidP="002263F7">
      <w:pPr>
        <w:spacing w:after="0" w:line="276" w:lineRule="auto"/>
        <w:jc w:val="both"/>
        <w:rPr>
          <w:rFonts w:ascii="Times New Roman" w:hAnsi="Times New Roman" w:cs="Times New Roman"/>
          <w:lang w:val="en-GB"/>
        </w:rPr>
      </w:pPr>
    </w:p>
    <w:p w14:paraId="368F35D0" w14:textId="2E9C1237" w:rsidR="009A635A" w:rsidRDefault="00D07D41" w:rsidP="009A635A">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Pelagic trawling</w:t>
      </w:r>
      <w:r w:rsidR="00D0429D">
        <w:rPr>
          <w:rFonts w:ascii="Times New Roman" w:hAnsi="Times New Roman" w:cs="Times New Roman"/>
          <w:lang w:val="en-GB"/>
        </w:rPr>
        <w:t>:</w:t>
      </w:r>
      <w:r w:rsidR="009A635A">
        <w:rPr>
          <w:rFonts w:ascii="Times New Roman" w:hAnsi="Times New Roman" w:cs="Times New Roman"/>
          <w:lang w:val="en-GB"/>
        </w:rPr>
        <w:t xml:space="preserve"> </w:t>
      </w:r>
      <w:r>
        <w:rPr>
          <w:rFonts w:ascii="Times New Roman" w:hAnsi="Times New Roman" w:cs="Times New Roman"/>
          <w:lang w:val="en-GB"/>
        </w:rPr>
        <w:t>fishers that</w:t>
      </w:r>
      <w:r w:rsidR="009A635A">
        <w:rPr>
          <w:rFonts w:ascii="Times New Roman" w:hAnsi="Times New Roman" w:cs="Times New Roman"/>
          <w:lang w:val="en-GB"/>
        </w:rPr>
        <w:t xml:space="preserve"> operate </w:t>
      </w:r>
      <w:r>
        <w:rPr>
          <w:rFonts w:ascii="Times New Roman" w:hAnsi="Times New Roman" w:cs="Times New Roman"/>
          <w:lang w:val="en-GB"/>
        </w:rPr>
        <w:t>pelagic trawl nets from medium to large size vessels (24-40 m)</w:t>
      </w:r>
      <w:r w:rsidR="009A635A">
        <w:rPr>
          <w:rFonts w:ascii="Times New Roman" w:hAnsi="Times New Roman" w:cs="Times New Roman"/>
          <w:lang w:val="en-GB"/>
        </w:rPr>
        <w:t xml:space="preserve"> </w:t>
      </w:r>
      <w:r>
        <w:rPr>
          <w:rFonts w:ascii="Times New Roman" w:hAnsi="Times New Roman" w:cs="Times New Roman"/>
          <w:lang w:val="en-GB"/>
        </w:rPr>
        <w:t xml:space="preserve">targeting herring and sprat. Pelagic trawlers have a high spatial mobility and operate from the North Sea, where they fish for human consumption, to the Baltic Sea, where they fish for fishmeal. </w:t>
      </w:r>
      <w:r w:rsidR="009A635A" w:rsidRPr="009A635A">
        <w:rPr>
          <w:rFonts w:ascii="Times New Roman" w:hAnsi="Times New Roman" w:cs="Times New Roman"/>
          <w:highlight w:val="yellow"/>
          <w:lang w:val="en-GB"/>
        </w:rPr>
        <w:t xml:space="preserve">They are regulated </w:t>
      </w:r>
      <w:proofErr w:type="gramStart"/>
      <w:r w:rsidR="009A635A" w:rsidRPr="009A635A">
        <w:rPr>
          <w:rFonts w:ascii="Times New Roman" w:hAnsi="Times New Roman" w:cs="Times New Roman"/>
          <w:highlight w:val="yellow"/>
          <w:lang w:val="en-GB"/>
        </w:rPr>
        <w:t>as</w:t>
      </w:r>
      <w:r w:rsidR="009A635A">
        <w:rPr>
          <w:rFonts w:ascii="Times New Roman" w:hAnsi="Times New Roman" w:cs="Times New Roman"/>
          <w:lang w:val="en-GB"/>
        </w:rPr>
        <w:t xml:space="preserve"> .</w:t>
      </w:r>
      <w:proofErr w:type="gramEnd"/>
      <w:r w:rsidR="009A635A">
        <w:rPr>
          <w:rFonts w:ascii="Times New Roman" w:hAnsi="Times New Roman" w:cs="Times New Roman"/>
          <w:lang w:val="en-GB"/>
        </w:rPr>
        <w:t xml:space="preserve"> </w:t>
      </w:r>
    </w:p>
    <w:p w14:paraId="2F103060" w14:textId="6864E502" w:rsidR="009A635A" w:rsidRPr="009A635A" w:rsidRDefault="00D07D41" w:rsidP="009A635A">
      <w:pPr>
        <w:spacing w:after="0" w:line="276" w:lineRule="auto"/>
        <w:jc w:val="both"/>
        <w:rPr>
          <w:rFonts w:ascii="Times New Roman" w:hAnsi="Times New Roman" w:cs="Times New Roman"/>
          <w:lang w:val="en-GB"/>
        </w:rPr>
      </w:pPr>
      <w:r>
        <w:rPr>
          <w:rFonts w:ascii="Times New Roman" w:hAnsi="Times New Roman" w:cs="Times New Roman"/>
          <w:lang w:val="en-GB"/>
        </w:rPr>
        <w:t>Pelagic trawling</w:t>
      </w:r>
      <w:r w:rsidR="009A635A">
        <w:rPr>
          <w:rFonts w:ascii="Times New Roman" w:hAnsi="Times New Roman" w:cs="Times New Roman"/>
          <w:lang w:val="en-GB"/>
        </w:rPr>
        <w:t xml:space="preserve"> </w:t>
      </w:r>
      <w:r>
        <w:rPr>
          <w:rFonts w:ascii="Times New Roman" w:hAnsi="Times New Roman" w:cs="Times New Roman"/>
          <w:lang w:val="en-GB"/>
        </w:rPr>
        <w:t>fishing capacity has been reduced over the last decades to meet sustainability target, and it is</w:t>
      </w:r>
      <w:r w:rsidR="009A635A">
        <w:rPr>
          <w:rFonts w:ascii="Times New Roman" w:hAnsi="Times New Roman" w:cs="Times New Roman"/>
          <w:lang w:val="en-GB"/>
        </w:rPr>
        <w:t xml:space="preserve"> practiced by </w:t>
      </w:r>
      <w:r>
        <w:rPr>
          <w:rFonts w:ascii="Times New Roman" w:hAnsi="Times New Roman" w:cs="Times New Roman"/>
          <w:lang w:val="en-GB"/>
        </w:rPr>
        <w:t>a handful of vessels</w:t>
      </w:r>
      <w:r w:rsidR="009A635A">
        <w:rPr>
          <w:rFonts w:ascii="Times New Roman" w:hAnsi="Times New Roman" w:cs="Times New Roman"/>
          <w:lang w:val="en-GB"/>
        </w:rPr>
        <w:t xml:space="preserve"> </w:t>
      </w:r>
      <w:r>
        <w:rPr>
          <w:rFonts w:ascii="Times New Roman" w:hAnsi="Times New Roman" w:cs="Times New Roman"/>
          <w:lang w:val="en-GB"/>
        </w:rPr>
        <w:t>that generate a significant individual revenue</w:t>
      </w:r>
      <w:r w:rsidR="00FD48C3">
        <w:rPr>
          <w:rFonts w:ascii="Times New Roman" w:hAnsi="Times New Roman" w:cs="Times New Roman"/>
          <w:lang w:val="en-GB"/>
        </w:rPr>
        <w:t>, with</w:t>
      </w:r>
      <w:r>
        <w:rPr>
          <w:rFonts w:ascii="Times New Roman" w:hAnsi="Times New Roman" w:cs="Times New Roman"/>
          <w:lang w:val="en-GB"/>
        </w:rPr>
        <w:t xml:space="preserve"> an overall value of XXX </w:t>
      </w:r>
      <w:r w:rsidR="009A635A">
        <w:rPr>
          <w:rFonts w:ascii="Times New Roman" w:hAnsi="Times New Roman" w:cs="Times New Roman"/>
          <w:lang w:val="en-GB"/>
        </w:rPr>
        <w:t>million</w:t>
      </w:r>
      <w:r>
        <w:rPr>
          <w:rFonts w:ascii="Times New Roman" w:hAnsi="Times New Roman" w:cs="Times New Roman"/>
          <w:lang w:val="en-GB"/>
        </w:rPr>
        <w:t>. Pelagic trawling is a full-scale business</w:t>
      </w:r>
      <w:r w:rsidR="009A635A">
        <w:rPr>
          <w:rFonts w:ascii="Times New Roman" w:hAnsi="Times New Roman" w:cs="Times New Roman"/>
          <w:lang w:val="en-GB"/>
        </w:rPr>
        <w:t xml:space="preserve"> </w:t>
      </w:r>
      <w:r>
        <w:rPr>
          <w:rFonts w:ascii="Times New Roman" w:hAnsi="Times New Roman" w:cs="Times New Roman"/>
          <w:lang w:val="en-GB"/>
        </w:rPr>
        <w:t>with a non-negligible</w:t>
      </w:r>
      <w:r w:rsidR="009A635A">
        <w:rPr>
          <w:rFonts w:ascii="Times New Roman" w:hAnsi="Times New Roman" w:cs="Times New Roman"/>
          <w:lang w:val="en-GB"/>
        </w:rPr>
        <w:t xml:space="preserve"> cultural value. </w:t>
      </w:r>
      <w:r>
        <w:rPr>
          <w:rFonts w:ascii="Times New Roman" w:hAnsi="Times New Roman" w:cs="Times New Roman"/>
          <w:lang w:val="en-GB"/>
        </w:rPr>
        <w:t>They are family business and provide source of traditional food (Herring).</w:t>
      </w:r>
      <w:r w:rsidR="009A635A" w:rsidRPr="009A635A">
        <w:rPr>
          <w:rFonts w:ascii="Times New Roman" w:hAnsi="Times New Roman" w:cs="Times New Roman"/>
          <w:sz w:val="20"/>
          <w:szCs w:val="20"/>
          <w:lang w:val="en-GB"/>
        </w:rPr>
        <w:t xml:space="preserve"> </w:t>
      </w:r>
      <w:r>
        <w:rPr>
          <w:rFonts w:ascii="Times New Roman" w:hAnsi="Times New Roman" w:cs="Times New Roman"/>
          <w:sz w:val="20"/>
          <w:szCs w:val="20"/>
          <w:lang w:val="en-GB"/>
        </w:rPr>
        <w:t>While p</w:t>
      </w:r>
      <w:r>
        <w:rPr>
          <w:rFonts w:ascii="Times New Roman" w:hAnsi="Times New Roman" w:cs="Times New Roman"/>
          <w:lang w:val="en-GB"/>
        </w:rPr>
        <w:t>elagic trawlers</w:t>
      </w:r>
      <w:r w:rsidR="009A635A" w:rsidRPr="009A635A">
        <w:rPr>
          <w:rFonts w:ascii="Times New Roman" w:hAnsi="Times New Roman" w:cs="Times New Roman"/>
          <w:lang w:val="en-GB"/>
        </w:rPr>
        <w:t xml:space="preserve"> </w:t>
      </w:r>
      <w:r w:rsidR="00DE031C">
        <w:rPr>
          <w:rFonts w:ascii="Times New Roman" w:hAnsi="Times New Roman" w:cs="Times New Roman"/>
          <w:lang w:val="en-GB"/>
        </w:rPr>
        <w:t>priority is</w:t>
      </w:r>
      <w:r w:rsidR="009A635A" w:rsidRPr="009A635A">
        <w:rPr>
          <w:rFonts w:ascii="Times New Roman" w:hAnsi="Times New Roman" w:cs="Times New Roman"/>
          <w:lang w:val="en-GB"/>
        </w:rPr>
        <w:t xml:space="preserve"> </w:t>
      </w:r>
      <w:r>
        <w:rPr>
          <w:rFonts w:ascii="Times New Roman" w:hAnsi="Times New Roman" w:cs="Times New Roman"/>
          <w:lang w:val="en-GB"/>
        </w:rPr>
        <w:t>profit,</w:t>
      </w:r>
      <w:r w:rsidR="001B34EE">
        <w:rPr>
          <w:rFonts w:ascii="Times New Roman" w:hAnsi="Times New Roman" w:cs="Times New Roman"/>
          <w:lang w:val="en-GB"/>
        </w:rPr>
        <w:t xml:space="preserve"> to</w:t>
      </w:r>
      <w:r>
        <w:rPr>
          <w:rFonts w:ascii="Times New Roman" w:hAnsi="Times New Roman" w:cs="Times New Roman"/>
          <w:lang w:val="en-GB"/>
        </w:rPr>
        <w:t xml:space="preserve"> </w:t>
      </w:r>
      <w:r w:rsidR="009A635A" w:rsidRPr="009A635A">
        <w:rPr>
          <w:rFonts w:ascii="Times New Roman" w:hAnsi="Times New Roman" w:cs="Times New Roman"/>
          <w:lang w:val="en-GB"/>
        </w:rPr>
        <w:t xml:space="preserve">maintain </w:t>
      </w:r>
      <w:r w:rsidR="001B34EE">
        <w:rPr>
          <w:rFonts w:ascii="Times New Roman" w:hAnsi="Times New Roman" w:cs="Times New Roman"/>
          <w:lang w:val="en-GB"/>
        </w:rPr>
        <w:t xml:space="preserve">the </w:t>
      </w:r>
      <w:r w:rsidR="00F80EFC">
        <w:rPr>
          <w:rFonts w:ascii="Times New Roman" w:hAnsi="Times New Roman" w:cs="Times New Roman"/>
          <w:lang w:val="en-GB"/>
        </w:rPr>
        <w:t>fish</w:t>
      </w:r>
      <w:r w:rsidR="001B34EE">
        <w:rPr>
          <w:rFonts w:ascii="Times New Roman" w:hAnsi="Times New Roman" w:cs="Times New Roman"/>
          <w:lang w:val="en-GB"/>
        </w:rPr>
        <w:t>ing</w:t>
      </w:r>
      <w:r w:rsidR="009A635A" w:rsidRPr="009A635A">
        <w:rPr>
          <w:rFonts w:ascii="Times New Roman" w:hAnsi="Times New Roman" w:cs="Times New Roman"/>
          <w:lang w:val="en-GB"/>
        </w:rPr>
        <w:t xml:space="preserve"> lifestyle and to transmit their </w:t>
      </w:r>
      <w:r w:rsidR="00DE031C">
        <w:rPr>
          <w:rFonts w:ascii="Times New Roman" w:hAnsi="Times New Roman" w:cs="Times New Roman"/>
          <w:lang w:val="en-GB"/>
        </w:rPr>
        <w:t>business</w:t>
      </w:r>
      <w:r w:rsidR="009A635A" w:rsidRPr="009A635A">
        <w:rPr>
          <w:rFonts w:ascii="Times New Roman" w:hAnsi="Times New Roman" w:cs="Times New Roman"/>
          <w:lang w:val="en-GB"/>
        </w:rPr>
        <w:t xml:space="preserve"> ecological</w:t>
      </w:r>
      <w:r w:rsidR="0048015E">
        <w:rPr>
          <w:rFonts w:ascii="Times New Roman" w:hAnsi="Times New Roman" w:cs="Times New Roman"/>
          <w:lang w:val="en-GB"/>
        </w:rPr>
        <w:t>ly</w:t>
      </w:r>
      <w:r w:rsidR="009A635A" w:rsidRPr="009A635A">
        <w:rPr>
          <w:rFonts w:ascii="Times New Roman" w:hAnsi="Times New Roman" w:cs="Times New Roman"/>
          <w:lang w:val="en-GB"/>
        </w:rPr>
        <w:t xml:space="preserve"> </w:t>
      </w:r>
      <w:r w:rsidR="00DE031C">
        <w:rPr>
          <w:rFonts w:ascii="Times New Roman" w:hAnsi="Times New Roman" w:cs="Times New Roman"/>
          <w:lang w:val="en-GB"/>
        </w:rPr>
        <w:t>t</w:t>
      </w:r>
      <w:r w:rsidR="009A635A" w:rsidRPr="009A635A">
        <w:rPr>
          <w:rFonts w:ascii="Times New Roman" w:hAnsi="Times New Roman" w:cs="Times New Roman"/>
          <w:lang w:val="en-GB"/>
        </w:rPr>
        <w:t xml:space="preserve">o future generations </w:t>
      </w:r>
      <w:r w:rsidR="00DE031C">
        <w:rPr>
          <w:rFonts w:ascii="Times New Roman" w:hAnsi="Times New Roman" w:cs="Times New Roman"/>
          <w:lang w:val="en-GB"/>
        </w:rPr>
        <w:t xml:space="preserve">is important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{"citationID":"HkSW9ZMf","properties":{"formattedCitation":"(Boonstra &amp; Hentati-Sundberg, 2016; Norr et al., 2018; R\\uc0\\u229{}dberg et al., 2018; Wijermans et al., 2020)","plainCitation":"(Boonstra &amp; Hentati-Sundberg, 2016; Norr et al., 2018; Rådberg et al., 2018;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J"},{"family":"Hentati-Sundberg","given":"Jonas"}],"issued":{"date-parts":[["2016",3]]}}},{"id":2100,"uris":["http://zotero.org/users/6838574/items/KN2RQ6JE"],"itemData":{"id":2100,"type":"chapter","container-title":"Det småskaliga kustfiskets förändrade förutsättningar och mervärden","title":"Fiskeförvaltning och mervärden i S:t Annas, Gryts och Tjusts skärgård","author":[{"family":"Norr","given":"Hannes"},{"family":"Olsson","given":"Emelie"},{"family":"Lovén","given":"Elin"},{"family":"Rohlin","given":"Linnea"}],"issued":{"date-parts":[["2018"]]}}},{"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w:instrText>
      </w:r>
      <w:r w:rsidR="00210011" w:rsidRPr="0048362E">
        <w:rPr>
          <w:rFonts w:ascii="Times New Roman" w:hAnsi="Times New Roman" w:cs="Times New Roman"/>
        </w:rPr>
        <w:instrText xml:space="preserve">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sidR="009A635A" w:rsidRPr="009A635A">
        <w:rPr>
          <w:rFonts w:ascii="Times New Roman" w:hAnsi="Times New Roman" w:cs="Times New Roman"/>
          <w:lang w:val="en-GB"/>
        </w:rPr>
        <w:fldChar w:fldCharType="separate"/>
      </w:r>
      <w:r w:rsidR="009A635A" w:rsidRPr="0048362E">
        <w:rPr>
          <w:rFonts w:ascii="Times New Roman" w:hAnsi="Times New Roman" w:cs="Times New Roman"/>
        </w:rPr>
        <w:t>(Boonstra &amp; Hentati-Sundberg, 2016; Norr et al., 2018; Rådberg et al., 2018; Wijermans et al., 2020)</w:t>
      </w:r>
      <w:r w:rsidR="009A635A" w:rsidRPr="009A635A">
        <w:rPr>
          <w:rFonts w:ascii="Times New Roman" w:hAnsi="Times New Roman" w:cs="Times New Roman"/>
          <w:lang w:val="en-GB"/>
        </w:rPr>
        <w:fldChar w:fldCharType="end"/>
      </w:r>
      <w:r w:rsidR="009A635A" w:rsidRPr="0048362E">
        <w:rPr>
          <w:rFonts w:ascii="Times New Roman" w:hAnsi="Times New Roman" w:cs="Times New Roman"/>
        </w:rPr>
        <w:t xml:space="preserve">. </w:t>
      </w:r>
      <w:r w:rsidR="009A635A">
        <w:rPr>
          <w:rFonts w:ascii="Times New Roman" w:hAnsi="Times New Roman" w:cs="Times New Roman"/>
          <w:lang w:val="en-GB"/>
        </w:rPr>
        <w:t xml:space="preserve">The major challenge that </w:t>
      </w:r>
      <w:r w:rsidR="0048015E">
        <w:rPr>
          <w:rFonts w:ascii="Times New Roman" w:hAnsi="Times New Roman" w:cs="Times New Roman"/>
          <w:lang w:val="en-GB"/>
        </w:rPr>
        <w:t xml:space="preserve">these </w:t>
      </w:r>
      <w:r w:rsidR="009A635A">
        <w:rPr>
          <w:rFonts w:ascii="Times New Roman" w:hAnsi="Times New Roman" w:cs="Times New Roman"/>
          <w:lang w:val="en-GB"/>
        </w:rPr>
        <w:t>fisher</w:t>
      </w:r>
      <w:r w:rsidR="0048015E">
        <w:rPr>
          <w:rFonts w:ascii="Times New Roman" w:hAnsi="Times New Roman" w:cs="Times New Roman"/>
          <w:lang w:val="en-GB"/>
        </w:rPr>
        <w:t>s</w:t>
      </w:r>
      <w:r w:rsidR="009A635A">
        <w:rPr>
          <w:rFonts w:ascii="Times New Roman" w:hAnsi="Times New Roman" w:cs="Times New Roman"/>
          <w:lang w:val="en-GB"/>
        </w:rPr>
        <w:t xml:space="preserve"> face </w:t>
      </w:r>
      <w:r w:rsidR="00886E1B">
        <w:rPr>
          <w:rFonts w:ascii="Times New Roman" w:hAnsi="Times New Roman" w:cs="Times New Roman"/>
          <w:lang w:val="en-GB"/>
        </w:rPr>
        <w:t>is</w:t>
      </w:r>
      <w:r w:rsidR="009A635A">
        <w:rPr>
          <w:rFonts w:ascii="Times New Roman" w:hAnsi="Times New Roman" w:cs="Times New Roman"/>
          <w:lang w:val="en-GB"/>
        </w:rPr>
        <w:t xml:space="preserve"> low profit due to low fishing opportunities. </w:t>
      </w:r>
      <w:r w:rsidR="00DE031C">
        <w:rPr>
          <w:rFonts w:ascii="Times New Roman" w:hAnsi="Times New Roman" w:cs="Times New Roman"/>
          <w:lang w:val="en-GB"/>
        </w:rPr>
        <w:t>Large scale vessels are large business supported by banks and have easy access to credits</w:t>
      </w:r>
      <w:r w:rsidR="009A635A" w:rsidRPr="009A635A">
        <w:rPr>
          <w:rFonts w:ascii="Times New Roman" w:hAnsi="Times New Roman" w:cs="Times New Roman"/>
          <w:lang w:val="en-GB"/>
        </w:rPr>
        <w:t xml:space="preserve"> </w:t>
      </w:r>
      <w:r w:rsidR="009A635A" w:rsidRPr="009A635A">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{"citationID":"nsAZCzUF","properties":{"formattedCitation":"(Garavito-Berm\\uc0\\u250{}dez &amp; and Boonstra, 2023; R\\uc0\\u229{}dberg et al., 2018)","plainCitation":"(Garavito-Bermúdez &amp; and Boonstra, 2023; Rådberg et al., 2018)","noteIndex":0},"citationItems":[{"id":2067,"uris":["http://zotero.org/users/6838574/items/PMP583VA"],"itemData":{"id":2067,"type":"chapter","collection-number":"1","collection-title":"Urban Rural Rep","container-title":"Det småskaliga kustfiskets förändrade förutsättningar och mervärden","language":"Swedish","page":"31-40","publisher":"SLU","title":"Det kustnära fisket i Hållnäs  – utmaningar och mervärden","URL":"https://pub.epsilon.slu.se/15885/7/sandstrom_e_190208.pdf","author":[{"family":"Rådberg","given":"Bella"},{"family":"Karlsson","given":"Lisa"},{"family":"Lindberg","given":"Malin"}],"issued":{"date-parts":[["2018"]]}}},{"id":2152,"uris":["http://zotero.org/users/6838574/items/YV3ZMJJH"],"itemData":{"id":2152,"type":"article-journal","abstract":"That fishers’ ecological knowledge (FEK) can contribute to the sustainability and legitimacy of environmental planning and management is widely accepted. Nevertheless, despite this broad consensus about its importance, there is uncertainty about the ways in which FEK can be captured methodologically. Here, we present the results of a methodological inquiry aimed to connect FEK to the diversity of work practices within fisheries. Using a sample from a qualitative study of Swedish small-scale fishers, we test to what extent a new combination of concept and method – Fishing Style analysis and the Structure-Dynamic-Function framework – can produce insights into the partiality and diversity of FEK, as well as its embodied and tacit aspects. Results demonstrate how different work practices generate a variety of FEKs. We use this finding to discuss the implications of our work for future study of FEK, and how attention to FEK can inform environmental planning and management.","container-title":"Journal of Environmental Planning and Management","DOI":"10.1080/09640568.2022.2043257","ISSN":"0964-0568","issue":"9","note":"publisher: Routledge\n_eprint: https://doi.org/10.1080/09640568.2022.2043257","page":"1841-1860","source":"Taylor and Francis+NEJM","title":"Knowing through fishing: exploring the connection between fishers’ ecological knowledge and fishing styles","title-short":"Knowing through fishing","volume":"66","author":[{"family":"Garavito-Bermúdez","given":"Diana"},{"family":"Boonstra","given":"Wiebren J.","non-dropping-particle":"and"}],"issued":{"date-parts":[["2023",7,29]]}}}],"schema":"https://github.com/citation-style-language/schema/raw/master/csl-citation.json"} </w:instrText>
      </w:r>
      <w:r w:rsidR="009A635A" w:rsidRPr="009A635A">
        <w:rPr>
          <w:rFonts w:ascii="Times New Roman" w:hAnsi="Times New Roman" w:cs="Times New Roman"/>
          <w:lang w:val="en-GB"/>
        </w:rPr>
        <w:fldChar w:fldCharType="separate"/>
      </w:r>
      <w:r w:rsidR="009A635A" w:rsidRPr="009A635A">
        <w:rPr>
          <w:rFonts w:ascii="Times New Roman" w:hAnsi="Times New Roman" w:cs="Times New Roman"/>
          <w:lang w:val="en-GB"/>
        </w:rPr>
        <w:t>(Garavito-Bermúdez &amp; and Boonstra, 2023; Rådberg et al., 2018)</w:t>
      </w:r>
      <w:r w:rsidR="009A635A" w:rsidRPr="009A635A">
        <w:rPr>
          <w:rFonts w:ascii="Times New Roman" w:hAnsi="Times New Roman" w:cs="Times New Roman"/>
          <w:lang w:val="en-GB"/>
        </w:rPr>
        <w:fldChar w:fldCharType="end"/>
      </w:r>
      <w:r w:rsidR="009A635A" w:rsidRPr="009A635A">
        <w:rPr>
          <w:rFonts w:ascii="Times New Roman" w:hAnsi="Times New Roman" w:cs="Times New Roman"/>
          <w:lang w:val="en-GB"/>
        </w:rPr>
        <w:t>.</w:t>
      </w:r>
    </w:p>
    <w:p w14:paraId="04B1DD9B" w14:textId="77777777" w:rsidR="009A635A" w:rsidRDefault="009A635A" w:rsidP="002263F7">
      <w:pPr>
        <w:spacing w:after="0" w:line="276" w:lineRule="auto"/>
        <w:jc w:val="both"/>
        <w:rPr>
          <w:rFonts w:ascii="Times New Roman" w:hAnsi="Times New Roman" w:cs="Times New Roman"/>
          <w:lang w:val="en-GB"/>
        </w:rPr>
      </w:pPr>
    </w:p>
    <w:p w14:paraId="329142E4" w14:textId="77777777" w:rsidR="009A635A" w:rsidRDefault="009A635A" w:rsidP="002263F7">
      <w:pPr>
        <w:spacing w:after="0" w:line="276" w:lineRule="auto"/>
        <w:jc w:val="both"/>
        <w:rPr>
          <w:rFonts w:ascii="Times New Roman" w:hAnsi="Times New Roman" w:cs="Times New Roman"/>
          <w:lang w:val="en-GB"/>
        </w:rPr>
      </w:pPr>
    </w:p>
    <w:p w14:paraId="6F76D028" w14:textId="7940D93B" w:rsidR="00AF04FD" w:rsidRDefault="00AF04FD" w:rsidP="002263F7">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Archipelago</w:t>
      </w:r>
      <w:r>
        <w:rPr>
          <w:rFonts w:ascii="Times New Roman" w:hAnsi="Times New Roman" w:cs="Times New Roman"/>
          <w:lang w:val="en-GB"/>
        </w:rPr>
        <w:t xml:space="preserve"> </w:t>
      </w:r>
      <w:r w:rsidR="00041FEA" w:rsidRPr="008261AC">
        <w:rPr>
          <w:rFonts w:ascii="Times New Roman" w:hAnsi="Times New Roman" w:cs="Times New Roman"/>
          <w:b/>
          <w:bCs/>
          <w:lang w:val="en-GB"/>
        </w:rPr>
        <w:t xml:space="preserve">fishing </w:t>
      </w:r>
      <w:proofErr w:type="gramStart"/>
      <w:r w:rsidR="008261AC" w:rsidRPr="008261AC">
        <w:rPr>
          <w:rFonts w:ascii="Times New Roman" w:hAnsi="Times New Roman" w:cs="Times New Roman"/>
          <w:b/>
          <w:bCs/>
          <w:lang w:val="en-GB"/>
        </w:rPr>
        <w:t>style</w:t>
      </w:r>
      <w:r w:rsidR="008261AC">
        <w:rPr>
          <w:rFonts w:ascii="Times New Roman" w:hAnsi="Times New Roman" w:cs="Times New Roman"/>
          <w:b/>
          <w:bCs/>
          <w:lang w:val="en-GB"/>
        </w:rPr>
        <w:t>:</w:t>
      </w:r>
      <w:proofErr w:type="gramEnd"/>
      <w:r w:rsidR="00041FEA">
        <w:rPr>
          <w:rFonts w:ascii="Times New Roman" w:hAnsi="Times New Roman" w:cs="Times New Roman"/>
          <w:lang w:val="en-GB"/>
        </w:rPr>
        <w:t xml:space="preserve"> identifies people living in close connection with land and water in the outer Swedish archipelago. This peculiar fishing style is operated by people that usually owns land and the surrounding stretch of water and that used to operate the same fishing gears </w:t>
      </w:r>
      <w:r w:rsidR="00041FEA">
        <w:rPr>
          <w:rFonts w:ascii="Times New Roman" w:hAnsi="Times New Roman" w:cs="Times New Roman"/>
          <w:lang w:val="en-GB"/>
        </w:rPr>
        <w:lastRenderedPageBreak/>
        <w:t xml:space="preserve">that coastal </w:t>
      </w:r>
      <w:r w:rsidR="00F80EFC">
        <w:rPr>
          <w:rFonts w:ascii="Times New Roman" w:hAnsi="Times New Roman" w:cs="Times New Roman"/>
          <w:lang w:val="en-GB"/>
        </w:rPr>
        <w:t>fisher</w:t>
      </w:r>
      <w:r w:rsidR="004C3DA5">
        <w:rPr>
          <w:rFonts w:ascii="Times New Roman" w:hAnsi="Times New Roman" w:cs="Times New Roman"/>
          <w:lang w:val="en-GB"/>
        </w:rPr>
        <w:t>s</w:t>
      </w:r>
      <w:r w:rsidR="00041FEA">
        <w:rPr>
          <w:rFonts w:ascii="Times New Roman" w:hAnsi="Times New Roman" w:cs="Times New Roman"/>
          <w:lang w:val="en-GB"/>
        </w:rPr>
        <w:t xml:space="preserve"> do. For this </w:t>
      </w:r>
      <w:r w:rsidR="00E87A07">
        <w:rPr>
          <w:rFonts w:ascii="Times New Roman" w:hAnsi="Times New Roman" w:cs="Times New Roman"/>
          <w:lang w:val="en-GB"/>
        </w:rPr>
        <w:t>study</w:t>
      </w:r>
      <w:r w:rsidR="00041FEA">
        <w:rPr>
          <w:rFonts w:ascii="Times New Roman" w:hAnsi="Times New Roman" w:cs="Times New Roman"/>
          <w:lang w:val="en-GB"/>
        </w:rPr>
        <w:t>, we include in th</w:t>
      </w:r>
      <w:r w:rsidR="00E87A07">
        <w:rPr>
          <w:rFonts w:ascii="Times New Roman" w:hAnsi="Times New Roman" w:cs="Times New Roman"/>
          <w:lang w:val="en-GB"/>
        </w:rPr>
        <w:t>is group</w:t>
      </w:r>
      <w:r w:rsidR="00041FEA">
        <w:rPr>
          <w:rFonts w:ascii="Times New Roman" w:hAnsi="Times New Roman" w:cs="Times New Roman"/>
          <w:lang w:val="en-GB"/>
        </w:rPr>
        <w:t xml:space="preserve"> only people that </w:t>
      </w:r>
      <w:commentRangeStart w:id="37"/>
      <w:commentRangeStart w:id="38"/>
      <w:r w:rsidR="00041FEA">
        <w:rPr>
          <w:rFonts w:ascii="Times New Roman" w:hAnsi="Times New Roman" w:cs="Times New Roman"/>
          <w:lang w:val="en-GB"/>
        </w:rPr>
        <w:t>are not allowed to sell their catches and that do not have access to commercial fishing licenses</w:t>
      </w:r>
      <w:commentRangeEnd w:id="37"/>
      <w:r w:rsidR="00E87A07">
        <w:rPr>
          <w:rStyle w:val="CommentReference"/>
        </w:rPr>
        <w:commentReference w:id="37"/>
      </w:r>
      <w:commentRangeEnd w:id="38"/>
      <w:r w:rsidR="00EA75DA">
        <w:rPr>
          <w:rStyle w:val="CommentReference"/>
        </w:rPr>
        <w:commentReference w:id="38"/>
      </w:r>
      <w:r w:rsidR="00041FEA">
        <w:rPr>
          <w:rFonts w:ascii="Times New Roman" w:hAnsi="Times New Roman" w:cs="Times New Roman"/>
          <w:lang w:val="en-GB"/>
        </w:rPr>
        <w:t xml:space="preserve">, such as that for salmon and eel. Therefore, the gear employed is mostly gillnets. </w:t>
      </w:r>
    </w:p>
    <w:p w14:paraId="22CC55F8" w14:textId="77777777" w:rsidR="00AF04FD" w:rsidRDefault="00AF04FD" w:rsidP="002263F7">
      <w:pPr>
        <w:spacing w:after="0" w:line="276" w:lineRule="auto"/>
        <w:jc w:val="both"/>
        <w:rPr>
          <w:rFonts w:ascii="Times New Roman" w:hAnsi="Times New Roman" w:cs="Times New Roman"/>
          <w:lang w:val="en-GB"/>
        </w:rPr>
      </w:pPr>
    </w:p>
    <w:p w14:paraId="79C76774" w14:textId="11557FBB" w:rsidR="00BD6220" w:rsidRPr="009A635A" w:rsidRDefault="00BD6220" w:rsidP="00BD6220">
      <w:pPr>
        <w:spacing w:after="0" w:line="276" w:lineRule="auto"/>
        <w:jc w:val="both"/>
        <w:rPr>
          <w:rFonts w:ascii="Times New Roman" w:hAnsi="Times New Roman" w:cs="Times New Roman"/>
          <w:lang w:val="en-GB"/>
        </w:rPr>
      </w:pPr>
      <w:r w:rsidRPr="008261AC">
        <w:rPr>
          <w:rFonts w:ascii="Times New Roman" w:hAnsi="Times New Roman" w:cs="Times New Roman"/>
          <w:b/>
          <w:bCs/>
          <w:lang w:val="en-GB"/>
        </w:rPr>
        <w:t>Recreational fishing</w:t>
      </w:r>
      <w:r w:rsidR="008261AC">
        <w:rPr>
          <w:rFonts w:ascii="Times New Roman" w:hAnsi="Times New Roman" w:cs="Times New Roman"/>
          <w:lang w:val="en-GB"/>
        </w:rPr>
        <w:t>:</w:t>
      </w:r>
      <w:r>
        <w:rPr>
          <w:rFonts w:ascii="Times New Roman" w:hAnsi="Times New Roman" w:cs="Times New Roman"/>
          <w:lang w:val="en-GB"/>
        </w:rPr>
        <w:t xml:space="preserve"> includes fishers </w:t>
      </w:r>
      <w:r w:rsidRPr="00BD6220">
        <w:rPr>
          <w:rFonts w:ascii="Times New Roman" w:hAnsi="Times New Roman" w:cs="Times New Roman"/>
          <w:lang w:val="en-GB"/>
        </w:rPr>
        <w:t>without a commercial fishing license</w:t>
      </w:r>
      <w:r w:rsidR="00813BF2">
        <w:rPr>
          <w:rFonts w:ascii="Times New Roman" w:hAnsi="Times New Roman" w:cs="Times New Roman"/>
          <w:lang w:val="en-GB"/>
        </w:rPr>
        <w:t>, deploy</w:t>
      </w:r>
      <w:r w:rsidR="000C39E7">
        <w:rPr>
          <w:rFonts w:ascii="Times New Roman" w:hAnsi="Times New Roman" w:cs="Times New Roman"/>
          <w:lang w:val="en-GB"/>
        </w:rPr>
        <w:t>ing</w:t>
      </w:r>
      <w:r w:rsidR="00813BF2">
        <w:rPr>
          <w:rFonts w:ascii="Times New Roman" w:hAnsi="Times New Roman" w:cs="Times New Roman"/>
          <w:lang w:val="en-GB"/>
        </w:rPr>
        <w:t xml:space="preserve"> hand-held gears such as angling and trolling. Recreational fishing in Sweden comes with large mobility opportunity considering the variety of coastline, archipelago, as well as lakes and rivers. In coastal areas and lakes, angling is practiced from the shore or from boats. The main targets of coastal fishers are </w:t>
      </w:r>
      <w:r w:rsidR="00813BF2" w:rsidRPr="00BD6220">
        <w:rPr>
          <w:rFonts w:ascii="Times New Roman" w:hAnsi="Times New Roman" w:cs="Times New Roman"/>
          <w:lang w:val="en-GB"/>
        </w:rPr>
        <w:t>pike, perch and zander,</w:t>
      </w:r>
      <w:r w:rsidR="00813BF2">
        <w:rPr>
          <w:rFonts w:ascii="Times New Roman" w:hAnsi="Times New Roman" w:cs="Times New Roman"/>
          <w:lang w:val="en-GB"/>
        </w:rPr>
        <w:t xml:space="preserve"> while</w:t>
      </w:r>
      <w:r w:rsidR="00813BF2" w:rsidRPr="00BD6220">
        <w:rPr>
          <w:rFonts w:ascii="Times New Roman" w:hAnsi="Times New Roman" w:cs="Times New Roman"/>
          <w:lang w:val="en-GB"/>
        </w:rPr>
        <w:t xml:space="preserve"> fishing for sea trout and trolling for salmon is</w:t>
      </w:r>
      <w:r w:rsidR="00813BF2">
        <w:rPr>
          <w:rFonts w:ascii="Times New Roman" w:hAnsi="Times New Roman" w:cs="Times New Roman"/>
          <w:lang w:val="en-GB"/>
        </w:rPr>
        <w:t xml:space="preserve"> also popular. </w:t>
      </w:r>
      <w:commentRangeStart w:id="39"/>
      <w:commentRangeStart w:id="40"/>
      <w:r w:rsidR="00813BF2">
        <w:rPr>
          <w:rFonts w:ascii="Times New Roman" w:hAnsi="Times New Roman" w:cs="Times New Roman"/>
          <w:lang w:val="en-GB"/>
        </w:rPr>
        <w:t>Most of the recreational fisher do catch and release</w:t>
      </w:r>
      <w:commentRangeEnd w:id="39"/>
      <w:r w:rsidR="00BB4F33">
        <w:rPr>
          <w:rStyle w:val="CommentReference"/>
        </w:rPr>
        <w:commentReference w:id="39"/>
      </w:r>
      <w:commentRangeEnd w:id="40"/>
      <w:r w:rsidR="00EA75DA">
        <w:rPr>
          <w:rStyle w:val="CommentReference"/>
        </w:rPr>
        <w:commentReference w:id="40"/>
      </w:r>
      <w:r w:rsidR="00813BF2">
        <w:rPr>
          <w:rFonts w:ascii="Times New Roman" w:hAnsi="Times New Roman" w:cs="Times New Roman"/>
          <w:lang w:val="en-GB"/>
        </w:rPr>
        <w:t>. In the winter season, a popular activity is ice fishing.</w:t>
      </w:r>
      <w:r>
        <w:rPr>
          <w:rFonts w:ascii="Times New Roman" w:hAnsi="Times New Roman" w:cs="Times New Roman"/>
          <w:lang w:val="en-GB"/>
        </w:rPr>
        <w:t xml:space="preserve"> </w:t>
      </w:r>
      <w:r w:rsidRPr="009A635A">
        <w:rPr>
          <w:rFonts w:ascii="Times New Roman" w:hAnsi="Times New Roman" w:cs="Times New Roman"/>
          <w:highlight w:val="yellow"/>
          <w:lang w:val="en-GB"/>
        </w:rPr>
        <w:t xml:space="preserve">They are regulated </w:t>
      </w:r>
      <w:proofErr w:type="gramStart"/>
      <w:r w:rsidRPr="009A635A">
        <w:rPr>
          <w:rFonts w:ascii="Times New Roman" w:hAnsi="Times New Roman" w:cs="Times New Roman"/>
          <w:highlight w:val="yellow"/>
          <w:lang w:val="en-GB"/>
        </w:rPr>
        <w:t>as</w:t>
      </w:r>
      <w:r>
        <w:rPr>
          <w:rFonts w:ascii="Times New Roman" w:hAnsi="Times New Roman" w:cs="Times New Roman"/>
          <w:lang w:val="en-GB"/>
        </w:rPr>
        <w:t xml:space="preserve"> .</w:t>
      </w:r>
      <w:proofErr w:type="gramEnd"/>
      <w:r>
        <w:rPr>
          <w:rFonts w:ascii="Times New Roman" w:hAnsi="Times New Roman" w:cs="Times New Roman"/>
          <w:lang w:val="en-GB"/>
        </w:rPr>
        <w:t xml:space="preserve"> </w:t>
      </w:r>
      <w:r w:rsidR="00813BF2">
        <w:rPr>
          <w:rFonts w:ascii="Times New Roman" w:hAnsi="Times New Roman" w:cs="Times New Roman"/>
          <w:lang w:val="en-GB"/>
        </w:rPr>
        <w:t>Recreational fishing is a growing sector worldwide, and Sweden is no exception. It is estimated that XXX</w:t>
      </w:r>
      <w:r>
        <w:rPr>
          <w:rFonts w:ascii="Times New Roman" w:hAnsi="Times New Roman" w:cs="Times New Roman"/>
          <w:lang w:val="en-GB"/>
        </w:rPr>
        <w:t xml:space="preserve"> people are actively included in this fishing style in the area. </w:t>
      </w:r>
      <w:r w:rsidR="00813BF2">
        <w:rPr>
          <w:rFonts w:ascii="Times New Roman" w:hAnsi="Times New Roman" w:cs="Times New Roman"/>
          <w:lang w:val="en-GB"/>
        </w:rPr>
        <w:t>Recreational fishing is not generating income for the fisher, but i</w:t>
      </w:r>
      <w:r w:rsidR="007B07BA">
        <w:rPr>
          <w:rFonts w:ascii="Times New Roman" w:hAnsi="Times New Roman" w:cs="Times New Roman"/>
          <w:lang w:val="en-GB"/>
        </w:rPr>
        <w:t>t</w:t>
      </w:r>
      <w:r w:rsidR="00813BF2">
        <w:rPr>
          <w:rFonts w:ascii="Times New Roman" w:hAnsi="Times New Roman" w:cs="Times New Roman"/>
          <w:lang w:val="en-GB"/>
        </w:rPr>
        <w:t xml:space="preserve"> generates income for local communities </w:t>
      </w:r>
      <w:r>
        <w:rPr>
          <w:rFonts w:ascii="Times New Roman" w:hAnsi="Times New Roman" w:cs="Times New Roman"/>
          <w:lang w:val="en-GB"/>
        </w:rPr>
        <w:t xml:space="preserve">(5 million €; </w:t>
      </w:r>
      <w:r w:rsidRPr="00A44DE0">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{"citationID":"81kSfB0u","properties":{"formattedCitation":"(Bj\\uc0\\u246{}rkvik, Boonstra, Hentati-Sundberg, et al., 2020)","plainCitation":"(Björkvik, Boonstra, Hentati-Sundberg, et al., 2020)","noteIndex":0},"citationItems":[{"id":2139,"uris":["http://zotero.org/users/6838574/items/4IZEN56D"],"itemData":{"id":2139,"type":"chapter","collection-title":"MARE Publication Series","container-title":"Small-Scale Fisheries in Europe: Status, Resilience and Governance","page":"559-580","title":"Swedish Small-Scale Fisheries in the  Baltic Sea: Decline, Diversity and Development","volume":"23","author":[{"family":"Björkvik","given":"Emma"},{"family":"Boonstra","given":"Wiebren J"},{"family":"Hentati-Sundberg","given":"Jonas"},{"family":"Österblom","given":"Henrik"}],"issued":{"date-parts":[["2020"]]}}}],"schema":"https://github.com/citation-style-language/schema/raw/master/csl-citation.json"} </w:instrText>
      </w:r>
      <w:r w:rsidRPr="00A44DE0">
        <w:rPr>
          <w:rFonts w:ascii="Times New Roman" w:hAnsi="Times New Roman" w:cs="Times New Roman"/>
          <w:lang w:val="en-GB"/>
        </w:rPr>
        <w:fldChar w:fldCharType="separate"/>
      </w:r>
      <w:r w:rsidR="00210011" w:rsidRPr="00210011">
        <w:rPr>
          <w:rFonts w:ascii="Times New Roman" w:hAnsi="Times New Roman" w:cs="Times New Roman"/>
          <w:kern w:val="0"/>
          <w:lang w:val="en-GB"/>
        </w:rPr>
        <w:t>(Björkvik, Boonstra, Hentati-Sundberg, et al., 2020)</w:t>
      </w:r>
      <w:r w:rsidRPr="00A44DE0">
        <w:rPr>
          <w:rFonts w:ascii="Times New Roman" w:hAnsi="Times New Roman" w:cs="Times New Roman"/>
          <w:lang w:val="en-GB"/>
        </w:rPr>
        <w:fldChar w:fldCharType="end"/>
      </w:r>
      <w:r w:rsidR="00813BF2">
        <w:rPr>
          <w:rFonts w:ascii="Times New Roman" w:hAnsi="Times New Roman" w:cs="Times New Roman"/>
          <w:lang w:val="en-GB"/>
        </w:rPr>
        <w:t xml:space="preserve">. Recreational fishing is a leisure activity that is more linked to personal </w:t>
      </w:r>
      <w:r w:rsidR="00041FEA">
        <w:rPr>
          <w:rFonts w:ascii="Times New Roman" w:hAnsi="Times New Roman" w:cs="Times New Roman"/>
          <w:lang w:val="en-GB"/>
        </w:rPr>
        <w:t>well-being</w:t>
      </w:r>
      <w:r w:rsidR="00813BF2">
        <w:rPr>
          <w:rFonts w:ascii="Times New Roman" w:hAnsi="Times New Roman" w:cs="Times New Roman"/>
          <w:lang w:val="en-GB"/>
        </w:rPr>
        <w:t xml:space="preserve"> </w:t>
      </w:r>
      <w:r w:rsidR="003B5E9C">
        <w:rPr>
          <w:rFonts w:ascii="Times New Roman" w:hAnsi="Times New Roman" w:cs="Times New Roman"/>
          <w:lang w:val="en-GB"/>
        </w:rPr>
        <w:t>than</w:t>
      </w:r>
      <w:r w:rsidR="00813BF2">
        <w:rPr>
          <w:rFonts w:ascii="Times New Roman" w:hAnsi="Times New Roman" w:cs="Times New Roman"/>
          <w:lang w:val="en-GB"/>
        </w:rPr>
        <w:t xml:space="preserve"> tradition</w:t>
      </w:r>
      <w:r w:rsidRPr="009A635A">
        <w:rPr>
          <w:rFonts w:ascii="Times New Roman" w:hAnsi="Times New Roman" w:cs="Times New Roman"/>
          <w:lang w:val="en-GB"/>
        </w:rPr>
        <w:t>.</w:t>
      </w:r>
      <w:r w:rsidR="00210011" w:rsidRPr="00210011">
        <w:rPr>
          <w:rFonts w:ascii="Times New Roman" w:hAnsi="Times New Roman" w:cs="Times New Roman"/>
          <w:lang w:val="en-GB"/>
        </w:rPr>
        <w:t xml:space="preserve"> </w:t>
      </w:r>
      <w:r w:rsidR="00FA2D61">
        <w:rPr>
          <w:rFonts w:ascii="Times New Roman" w:hAnsi="Times New Roman" w:cs="Times New Roman"/>
          <w:lang w:val="en-GB"/>
        </w:rPr>
        <w:t xml:space="preserve">Recreational fishers </w:t>
      </w:r>
      <w:r w:rsidR="00210011" w:rsidRPr="00BD6220">
        <w:rPr>
          <w:rFonts w:ascii="Times New Roman" w:hAnsi="Times New Roman" w:cs="Times New Roman"/>
          <w:lang w:val="en-GB"/>
        </w:rPr>
        <w:t xml:space="preserve">fish exclusively for </w:t>
      </w:r>
      <w:proofErr w:type="gramStart"/>
      <w:r w:rsidR="00210011" w:rsidRPr="00BD6220">
        <w:rPr>
          <w:rFonts w:ascii="Times New Roman" w:hAnsi="Times New Roman" w:cs="Times New Roman"/>
          <w:lang w:val="en-GB"/>
        </w:rPr>
        <w:t>fun</w:t>
      </w:r>
      <w:r w:rsidR="00FA2D61">
        <w:rPr>
          <w:rFonts w:ascii="Times New Roman" w:hAnsi="Times New Roman" w:cs="Times New Roman"/>
          <w:lang w:val="en-GB"/>
        </w:rPr>
        <w:t>, and</w:t>
      </w:r>
      <w:proofErr w:type="gramEnd"/>
      <w:r w:rsidR="00210011" w:rsidRPr="00BD6220">
        <w:rPr>
          <w:rFonts w:ascii="Times New Roman" w:hAnsi="Times New Roman" w:cs="Times New Roman"/>
          <w:lang w:val="en-GB"/>
        </w:rPr>
        <w:t xml:space="preserve"> tend to fish only when it is a pleasant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 xml:space="preserve">experience. </w:t>
      </w:r>
      <w:commentRangeStart w:id="41"/>
      <w:r w:rsidR="00210011" w:rsidRPr="00BD6220">
        <w:rPr>
          <w:rFonts w:ascii="Times New Roman" w:hAnsi="Times New Roman" w:cs="Times New Roman"/>
          <w:lang w:val="en-GB"/>
        </w:rPr>
        <w:t>they can cope to some extent with extreme events by adapting their location if they want</w:t>
      </w:r>
      <w:r w:rsidR="00210011">
        <w:rPr>
          <w:rFonts w:ascii="Times New Roman" w:hAnsi="Times New Roman" w:cs="Times New Roman"/>
          <w:lang w:val="en-GB"/>
        </w:rPr>
        <w:t xml:space="preserve"> </w:t>
      </w:r>
      <w:r w:rsidR="00210011" w:rsidRPr="00BD6220">
        <w:rPr>
          <w:rFonts w:ascii="Times New Roman" w:hAnsi="Times New Roman" w:cs="Times New Roman"/>
          <w:lang w:val="en-GB"/>
        </w:rPr>
        <w:t>to fish on the coast</w:t>
      </w:r>
      <w:commentRangeEnd w:id="41"/>
      <w:r w:rsidR="00891153">
        <w:rPr>
          <w:rStyle w:val="CommentReference"/>
        </w:rPr>
        <w:commentReference w:id="41"/>
      </w:r>
    </w:p>
    <w:p w14:paraId="3149FBCE" w14:textId="77777777" w:rsidR="00AF04FD" w:rsidRDefault="00AF04FD" w:rsidP="002263F7">
      <w:pPr>
        <w:spacing w:after="0" w:line="276" w:lineRule="auto"/>
        <w:jc w:val="both"/>
        <w:rPr>
          <w:rFonts w:ascii="Times New Roman" w:hAnsi="Times New Roman" w:cs="Times New Roman"/>
          <w:lang w:val="en-GB"/>
        </w:rPr>
      </w:pPr>
    </w:p>
    <w:p w14:paraId="39E07E0A" w14:textId="65BC69FC" w:rsidR="00AF04FD" w:rsidRDefault="00AF04FD" w:rsidP="002263F7">
      <w:pPr>
        <w:spacing w:after="0" w:line="276" w:lineRule="auto"/>
        <w:jc w:val="both"/>
        <w:rPr>
          <w:rFonts w:ascii="Times New Roman" w:hAnsi="Times New Roman" w:cs="Times New Roman"/>
          <w:lang w:val="en-GB"/>
        </w:rPr>
      </w:pPr>
      <w:r w:rsidRPr="002C26BA">
        <w:rPr>
          <w:rFonts w:ascii="Times New Roman" w:hAnsi="Times New Roman" w:cs="Times New Roman"/>
          <w:b/>
          <w:bCs/>
          <w:lang w:val="en-GB"/>
        </w:rPr>
        <w:t>Fishing guide</w:t>
      </w:r>
      <w:r w:rsidR="00210011" w:rsidRPr="002C26BA">
        <w:rPr>
          <w:rFonts w:ascii="Times New Roman" w:hAnsi="Times New Roman" w:cs="Times New Roman"/>
          <w:b/>
          <w:bCs/>
          <w:lang w:val="en-GB"/>
        </w:rPr>
        <w:t>s</w:t>
      </w:r>
      <w:r w:rsidR="002C26BA">
        <w:rPr>
          <w:rFonts w:ascii="Times New Roman" w:hAnsi="Times New Roman" w:cs="Times New Roman"/>
          <w:lang w:val="en-GB"/>
        </w:rPr>
        <w:t>:</w:t>
      </w:r>
      <w:r w:rsidR="00210011">
        <w:rPr>
          <w:rFonts w:ascii="Times New Roman" w:hAnsi="Times New Roman" w:cs="Times New Roman"/>
          <w:lang w:val="en-GB"/>
        </w:rPr>
        <w:t xml:space="preserve"> professionals that aid recreational anglers at the scope of improving fishing experience </w:t>
      </w:r>
      <w:r w:rsidR="00210011">
        <w:rPr>
          <w:rFonts w:ascii="Times New Roman" w:hAnsi="Times New Roman" w:cs="Times New Roman"/>
          <w:lang w:val="en-GB"/>
        </w:rPr>
        <w:fldChar w:fldCharType="begin"/>
      </w:r>
      <w:r w:rsidR="00210011">
        <w:rPr>
          <w:rFonts w:ascii="Times New Roman" w:hAnsi="Times New Roman" w:cs="Times New Roman"/>
          <w:lang w:val="en-GB"/>
        </w:rPr>
        <w:instrText xml:space="preserve"> ADDIN ZOTERO_ITEM CSL_CITATION {"citationID":"K9ZWhD0K","properties":{"formattedCitation":"(Farthing et al., 2022)","plainCitation":"(Farthing et al., 2022)","noteIndex":0},"citationItems":[{"id":2736,"uris":["http://zotero.org/users/6838574/items/SXB63FJS"],"itemData":{"id":2736,"type":"article-journal","abstract":"Fishing guides are held in high esteem by recreational fishing clients whom they likely influence (for better or worse) through role-modelling. This, coupled with consensus that angler behaviour is a key determinant of ecological outcomes in the catch-and-release (C&amp;R) process suggests exploring the state of fishing guide knowledge, attitudes and behaviour on trips is critical for effective intervention in the global fish crisis. Fishing guides were recruited for an online survey using collaborator networks and social media (n = 342; 47 countries). The survey assessed the guides’ knowledge of C&amp;R best practices, attitudes towards environmental behaviours, attitudes towards environmental responsibility and their current practices on guided-angling trips. While most fishing guides were deemed “knowledgeable” (69.0 %) having answered most (≥ 4/7) of the best practice questions correctly, many had poor knowledge of key C&amp;R processes such as oesophageal unhooking. Most fishing guides were untrained (64.0 %), and only 8.8 % had accredited training. Fishing guides generally had positive environmental attitudes towards C&amp;R behaviour (50.9–96.2 %), suggesting pro-environmental behavioural intentions. Fishing guides deemed “knowledgeable” had significantly more pro-environmental attitudes towards angling behaviours (p = 0.003), which suggests that best practice training may improve their C&amp;R behaviours. Most fishing guides had pro-environmental attitudes towards their environmental responsibilities (87.1–89.5 %), but these broad attitudes may have little bearing on actual behaviours when faced with a significant trade-off between client satisfaction and ecological integrity. Despite some fishing guides’ good knowledge of appropriate behaviours, positive attitudes towards the environment and towards C&amp;R practices, there is room for improvement to meet sustainability goals for C&amp;R fisheries, which may be facilitated through opportunities for best practice training.","container-title":"Fisheries Research","DOI":"10.1016/j.fishres.2022.106453","ISSN":"0165-7836","journalAbbreviation":"Fisheries Research","page":"106453","source":"ScienceDirect","title":"Assessment of fishing guide knowledge, attitudes, and behaviours in global recreational fisheries","volume":"255","author":[{"family":"Farthing","given":"M. W."},{"family":"Mann-Lang","given":"J."},{"family":"Childs","given":"A. R."},{"family":"Bova","given":"C. S."},{"family":"Bower","given":"S. D."},{"family":"Pinder","given":"A. C."},{"family":"Ferter","given":"K."},{"family":"Winkler","given":"A. C."},{"family":"Butler","given":"E. C."},{"family":"Brownscombe","given":"J. W."},{"family":"Danylchuk","given":"A. J."},{"family":"Potts","given":"W. M."}],"issued":{"date-parts":[["2022",11,1]]}}}],"schema":"https://github.com/citation-style-language/schema/raw/master/csl-citation.json"} </w:instrText>
      </w:r>
      <w:r w:rsidR="00210011">
        <w:rPr>
          <w:rFonts w:ascii="Times New Roman" w:hAnsi="Times New Roman" w:cs="Times New Roman"/>
          <w:lang w:val="en-GB"/>
        </w:rPr>
        <w:fldChar w:fldCharType="separate"/>
      </w:r>
      <w:r w:rsidR="00210011" w:rsidRPr="00210011">
        <w:rPr>
          <w:rFonts w:ascii="Times New Roman" w:hAnsi="Times New Roman" w:cs="Times New Roman"/>
          <w:lang w:val="en-GB"/>
        </w:rPr>
        <w:t>(Farthing et al., 2022)</w:t>
      </w:r>
      <w:r w:rsidR="00210011">
        <w:rPr>
          <w:rFonts w:ascii="Times New Roman" w:hAnsi="Times New Roman" w:cs="Times New Roman"/>
          <w:lang w:val="en-GB"/>
        </w:rPr>
        <w:fldChar w:fldCharType="end"/>
      </w:r>
      <w:r w:rsidR="00210011">
        <w:rPr>
          <w:rFonts w:ascii="Times New Roman" w:hAnsi="Times New Roman" w:cs="Times New Roman"/>
          <w:lang w:val="en-GB"/>
        </w:rPr>
        <w:t>. The main contribution</w:t>
      </w:r>
      <w:r w:rsidR="00C64278">
        <w:rPr>
          <w:rFonts w:ascii="Times New Roman" w:hAnsi="Times New Roman" w:cs="Times New Roman"/>
          <w:lang w:val="en-GB"/>
        </w:rPr>
        <w:t>s</w:t>
      </w:r>
      <w:r w:rsidR="00210011">
        <w:rPr>
          <w:rFonts w:ascii="Times New Roman" w:hAnsi="Times New Roman" w:cs="Times New Roman"/>
          <w:lang w:val="en-GB"/>
        </w:rPr>
        <w:t xml:space="preserve"> of fishing guides </w:t>
      </w:r>
      <w:proofErr w:type="gramStart"/>
      <w:r w:rsidR="00C64278">
        <w:rPr>
          <w:rFonts w:ascii="Times New Roman" w:hAnsi="Times New Roman" w:cs="Times New Roman"/>
          <w:lang w:val="en-GB"/>
        </w:rPr>
        <w:t>are</w:t>
      </w:r>
      <w:r w:rsidR="00210011">
        <w:rPr>
          <w:rFonts w:ascii="Times New Roman" w:hAnsi="Times New Roman" w:cs="Times New Roman"/>
          <w:lang w:val="en-GB"/>
        </w:rPr>
        <w:t xml:space="preserve">  sharing</w:t>
      </w:r>
      <w:proofErr w:type="gramEnd"/>
      <w:r w:rsidR="00210011">
        <w:rPr>
          <w:rFonts w:ascii="Times New Roman" w:hAnsi="Times New Roman" w:cs="Times New Roman"/>
          <w:lang w:val="en-GB"/>
        </w:rPr>
        <w:t xml:space="preserve"> local knowledge, giving access to angling concession and boat chartering. In Sweden fishing guides clients include local, national and international tourists. Fishing guides adopts the same fishing techniques and targets adopted by recreational fisher, and can also diversify between coastal, river and lakes.</w:t>
      </w:r>
      <w:r w:rsidR="00C10E49">
        <w:rPr>
          <w:rFonts w:ascii="Times New Roman" w:hAnsi="Times New Roman" w:cs="Times New Roman"/>
          <w:lang w:val="en-GB"/>
        </w:rPr>
        <w:t xml:space="preserve"> Although the flexibility is virtually high, it is always subordinated to client. </w:t>
      </w:r>
      <w:r w:rsidR="00C10E49" w:rsidRPr="009A635A">
        <w:rPr>
          <w:rFonts w:ascii="Times New Roman" w:hAnsi="Times New Roman" w:cs="Times New Roman"/>
          <w:highlight w:val="yellow"/>
          <w:lang w:val="en-GB"/>
        </w:rPr>
        <w:t>They are regulated as</w:t>
      </w:r>
      <w:r w:rsidR="00C10E49">
        <w:rPr>
          <w:rFonts w:ascii="Times New Roman" w:hAnsi="Times New Roman" w:cs="Times New Roman"/>
          <w:lang w:val="en-GB"/>
        </w:rPr>
        <w:t>.</w:t>
      </w:r>
      <w:r w:rsidR="00210011">
        <w:rPr>
          <w:rFonts w:ascii="Times New Roman" w:hAnsi="Times New Roman" w:cs="Times New Roman"/>
          <w:lang w:val="en-GB"/>
        </w:rPr>
        <w:t xml:space="preserve"> </w:t>
      </w:r>
      <w:r w:rsidR="00C10E49">
        <w:rPr>
          <w:rFonts w:ascii="Times New Roman" w:hAnsi="Times New Roman" w:cs="Times New Roman"/>
          <w:lang w:val="en-GB"/>
        </w:rPr>
        <w:t xml:space="preserve">Fishing guides are </w:t>
      </w:r>
      <w:r w:rsidR="00041FEA">
        <w:rPr>
          <w:rFonts w:ascii="Times New Roman" w:hAnsi="Times New Roman" w:cs="Times New Roman"/>
          <w:lang w:val="en-GB"/>
        </w:rPr>
        <w:t>freelancers</w:t>
      </w:r>
      <w:r w:rsidR="00C10E49">
        <w:rPr>
          <w:rFonts w:ascii="Times New Roman" w:hAnsi="Times New Roman" w:cs="Times New Roman"/>
          <w:lang w:val="en-GB"/>
        </w:rPr>
        <w:t xml:space="preserve"> or occasionally small companies</w:t>
      </w:r>
      <w:r w:rsidR="00041FEA">
        <w:rPr>
          <w:rFonts w:ascii="Times New Roman" w:hAnsi="Times New Roman" w:cs="Times New Roman"/>
          <w:lang w:val="en-GB"/>
        </w:rPr>
        <w:t xml:space="preserve">, and no official public register is available. </w:t>
      </w:r>
      <w:r w:rsidR="00C10E49">
        <w:rPr>
          <w:rFonts w:ascii="Times New Roman" w:hAnsi="Times New Roman" w:cs="Times New Roman"/>
          <w:lang w:val="en-GB"/>
        </w:rPr>
        <w:t xml:space="preserve">Based on a web scraping procedure we estimate that in late 2025 </w:t>
      </w:r>
      <w:r w:rsidR="00041FEA">
        <w:rPr>
          <w:rFonts w:ascii="Times New Roman" w:hAnsi="Times New Roman" w:cs="Times New Roman"/>
          <w:lang w:val="en-GB"/>
        </w:rPr>
        <w:t>the number of fishing guide companies is in the order of few hundreds to a thousand</w:t>
      </w:r>
      <w:r w:rsidR="00210011">
        <w:rPr>
          <w:rFonts w:ascii="Times New Roman" w:hAnsi="Times New Roman" w:cs="Times New Roman"/>
          <w:lang w:val="en-GB"/>
        </w:rPr>
        <w:t xml:space="preserve">. </w:t>
      </w:r>
      <w:r w:rsidR="00041FEA">
        <w:rPr>
          <w:rFonts w:ascii="Times New Roman" w:hAnsi="Times New Roman" w:cs="Times New Roman"/>
          <w:lang w:val="en-GB"/>
        </w:rPr>
        <w:t>Fishing guides</w:t>
      </w:r>
      <w:r w:rsidR="00C10E49">
        <w:rPr>
          <w:rFonts w:ascii="Times New Roman" w:hAnsi="Times New Roman" w:cs="Times New Roman"/>
          <w:lang w:val="en-GB"/>
        </w:rPr>
        <w:t xml:space="preserve"> face volatile market and revenues and high costs. With an increasing tourist market the business is good, but it is fragile because of limited access to credits.</w:t>
      </w:r>
    </w:p>
    <w:p w14:paraId="4C758C4E" w14:textId="77777777" w:rsidR="00041FEA" w:rsidRDefault="00041FEA" w:rsidP="002263F7">
      <w:pPr>
        <w:spacing w:after="0" w:line="276" w:lineRule="auto"/>
        <w:jc w:val="both"/>
        <w:rPr>
          <w:rFonts w:ascii="Times New Roman" w:hAnsi="Times New Roman" w:cs="Times New Roman"/>
          <w:lang w:val="en-GB"/>
        </w:rPr>
      </w:pPr>
    </w:p>
    <w:p w14:paraId="2220C1FA" w14:textId="77777777" w:rsidR="00BE30B9" w:rsidRPr="00DA2F21" w:rsidRDefault="00BE30B9" w:rsidP="00DA2F21">
      <w:pPr>
        <w:spacing w:after="0" w:line="276" w:lineRule="auto"/>
        <w:rPr>
          <w:rFonts w:ascii="Times New Roman" w:hAnsi="Times New Roman" w:cs="Times New Roman"/>
          <w:lang w:val="en-US"/>
        </w:rPr>
      </w:pPr>
    </w:p>
    <w:p w14:paraId="46C9383A" w14:textId="5574A860" w:rsidR="003B170B" w:rsidRPr="00DA2F21" w:rsidRDefault="003B170B"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Material and methods</w:t>
      </w:r>
      <w:r w:rsidR="00F50962" w:rsidRPr="00DA2F21">
        <w:rPr>
          <w:rFonts w:ascii="Times New Roman" w:hAnsi="Times New Roman" w:cs="Times New Roman"/>
          <w:b/>
          <w:bCs/>
          <w:sz w:val="28"/>
          <w:szCs w:val="28"/>
          <w:u w:val="single"/>
          <w:lang w:val="en-GB"/>
        </w:rPr>
        <w:t xml:space="preserve"> – 1500 max</w:t>
      </w:r>
    </w:p>
    <w:p w14:paraId="6D0B113D" w14:textId="77777777" w:rsidR="00B647AB" w:rsidRDefault="00B647AB" w:rsidP="00DA2F21">
      <w:pPr>
        <w:spacing w:after="0" w:line="276" w:lineRule="auto"/>
        <w:rPr>
          <w:rFonts w:ascii="Times New Roman" w:hAnsi="Times New Roman" w:cs="Times New Roman"/>
          <w:sz w:val="28"/>
          <w:szCs w:val="28"/>
          <w:lang w:val="en-US"/>
        </w:rPr>
      </w:pPr>
    </w:p>
    <w:p w14:paraId="2C0C694F" w14:textId="108706CC" w:rsidR="00D0429D" w:rsidRPr="002E66A4" w:rsidRDefault="00D0429D" w:rsidP="00D0429D">
      <w:pPr>
        <w:spacing w:after="0" w:line="276" w:lineRule="auto"/>
        <w:rPr>
          <w:rFonts w:ascii="Times New Roman" w:hAnsi="Times New Roman" w:cs="Times New Roman"/>
          <w:sz w:val="28"/>
          <w:szCs w:val="28"/>
          <w:lang w:val="en-US"/>
        </w:rPr>
      </w:pPr>
      <w:commentRangeStart w:id="42"/>
      <w:commentRangeStart w:id="43"/>
      <w:r w:rsidRPr="002E66A4">
        <w:rPr>
          <w:rFonts w:ascii="Times New Roman" w:hAnsi="Times New Roman" w:cs="Times New Roman"/>
          <w:sz w:val="28"/>
          <w:szCs w:val="28"/>
          <w:lang w:val="en-US"/>
        </w:rPr>
        <w:t>3.</w:t>
      </w:r>
      <w:r>
        <w:rPr>
          <w:rFonts w:ascii="Times New Roman" w:hAnsi="Times New Roman" w:cs="Times New Roman"/>
          <w:sz w:val="28"/>
          <w:szCs w:val="28"/>
          <w:lang w:val="en-US"/>
        </w:rPr>
        <w:t>1</w:t>
      </w:r>
      <w:r w:rsidRPr="002E66A4">
        <w:rPr>
          <w:rFonts w:ascii="Times New Roman" w:hAnsi="Times New Roman" w:cs="Times New Roman"/>
          <w:sz w:val="28"/>
          <w:szCs w:val="28"/>
          <w:lang w:val="en-US"/>
        </w:rPr>
        <w:t xml:space="preserve"> </w:t>
      </w:r>
      <w:bookmarkStart w:id="44" w:name="_Hlk213338023"/>
      <w:r>
        <w:rPr>
          <w:rFonts w:ascii="Times New Roman" w:hAnsi="Times New Roman" w:cs="Times New Roman"/>
          <w:sz w:val="28"/>
          <w:szCs w:val="28"/>
          <w:lang w:val="en-US"/>
        </w:rPr>
        <w:t>Turning</w:t>
      </w:r>
      <w:r w:rsidRPr="002E66A4">
        <w:rPr>
          <w:rFonts w:ascii="Times New Roman" w:hAnsi="Times New Roman" w:cs="Times New Roman"/>
          <w:sz w:val="28"/>
          <w:szCs w:val="28"/>
          <w:lang w:val="en-US"/>
        </w:rPr>
        <w:t xml:space="preserve"> the</w:t>
      </w:r>
      <w:r>
        <w:rPr>
          <w:rFonts w:ascii="Times New Roman" w:hAnsi="Times New Roman" w:cs="Times New Roman"/>
          <w:sz w:val="28"/>
          <w:szCs w:val="28"/>
          <w:lang w:val="en-US"/>
        </w:rPr>
        <w:t xml:space="preserve"> stakeholder perspective into a</w:t>
      </w:r>
      <w:r w:rsidRPr="002E66A4">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Bayesian </w:t>
      </w:r>
      <w:r w:rsidR="0008045C">
        <w:rPr>
          <w:rFonts w:ascii="Times New Roman" w:hAnsi="Times New Roman" w:cs="Times New Roman"/>
          <w:sz w:val="28"/>
          <w:szCs w:val="28"/>
          <w:lang w:val="en-US"/>
        </w:rPr>
        <w:t>Risk Analysis</w:t>
      </w:r>
      <w:r w:rsidRPr="002E66A4">
        <w:rPr>
          <w:rFonts w:ascii="Times New Roman" w:hAnsi="Times New Roman" w:cs="Times New Roman"/>
          <w:sz w:val="28"/>
          <w:szCs w:val="28"/>
          <w:lang w:val="en-US"/>
        </w:rPr>
        <w:t xml:space="preserve"> </w:t>
      </w:r>
      <w:commentRangeEnd w:id="42"/>
      <w:r>
        <w:rPr>
          <w:rStyle w:val="CommentReference"/>
        </w:rPr>
        <w:commentReference w:id="42"/>
      </w:r>
      <w:bookmarkEnd w:id="44"/>
      <w:commentRangeEnd w:id="43"/>
      <w:r w:rsidR="00251100">
        <w:rPr>
          <w:rStyle w:val="CommentReference"/>
        </w:rPr>
        <w:commentReference w:id="43"/>
      </w:r>
    </w:p>
    <w:p w14:paraId="1D55E831" w14:textId="77777777" w:rsidR="00B647AB" w:rsidRDefault="00B647AB" w:rsidP="00B647AB">
      <w:pPr>
        <w:spacing w:after="0" w:line="276" w:lineRule="auto"/>
        <w:jc w:val="both"/>
        <w:rPr>
          <w:rFonts w:ascii="Times New Roman" w:hAnsi="Times New Roman" w:cs="Times New Roman"/>
          <w:lang w:val="en-GB"/>
        </w:rPr>
      </w:pPr>
    </w:p>
    <w:p w14:paraId="13B53861" w14:textId="735F1181" w:rsidR="0008045C" w:rsidRDefault="0008045C" w:rsidP="0008045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process of transforming the conceptual model identified in 3.1 into a </w:t>
      </w:r>
      <w:r w:rsidR="005469B9">
        <w:rPr>
          <w:rFonts w:ascii="Times New Roman" w:hAnsi="Times New Roman" w:cs="Times New Roman"/>
          <w:lang w:val="en-US"/>
        </w:rPr>
        <w:t>Bayesian</w:t>
      </w:r>
      <w:r>
        <w:rPr>
          <w:rFonts w:ascii="Times New Roman" w:hAnsi="Times New Roman" w:cs="Times New Roman"/>
          <w:lang w:val="en-US"/>
        </w:rPr>
        <w:t xml:space="preserve"> Risk analysis follows protocols for creating Bayesian Network with stakeholders </w:t>
      </w:r>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{"citationID":"J8gCIfRi","properties":{"formattedCitation":"(Duespohl et al., 2012)","plainCitation":"(Duespohl et al., 2012)","noteIndex":0},"citationItems":[{"id":763,"uris":["http://zotero.org/users/6838574/items/V66D4DL2"],"itemData":{"id":763,"type":"article-journal","abstract":"To support sustainable environmental management, uncertain knowledge about complex human-environment-systems from both inside and outside of academia needs to be integrated. Bayesian Network (BN) modeling is a promising method to achieve this, in particular if done in a participatory manner. Based on a review of 30 cases of participatory BN modeling of environmental problem fields, and of three guidelines, we summarize recommendations for BN modeling with stakeholder involvement. In addition, strengths and limitations of BNs are synthesized. We found that BNs were successfully applied for knowledge integration and identification of sustainable management strategies within participatory processes. Due to many favorable characteristics, BNs have the potential to become a core method of transdisciplinary knowledge integration in environmental management.","container-title":"Journal of Sustainable Development","DOI":"10.5539/jsd.v5n12p1","ISSN":"1913-9071, 1913-9063","issue":"12","journalAbbreviation":"JSD","language":"en","page":"p1","source":"DOI.org (Crossref)","title":"A Review of Bayesian Networks as a Participatory Modeling Approach in Support of Sustainable Environmental Management","volume":"5","author":[{"family":"Duespohl","given":"Meike"},{"family":"Frank","given":"Sina"},{"family":"Doell","given":"Petra"}],"issued":{"date-parts":[["2012",11,8]]}}}],"schema":"https://github.com/citation-style-language/schema/raw/master/csl-citation.json"}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(Duespohl et al., 2012)</w:t>
      </w:r>
      <w:r w:rsidRPr="00DA2F21">
        <w:rPr>
          <w:rFonts w:ascii="Times New Roman" w:hAnsi="Times New Roman" w:cs="Times New Roman"/>
          <w:lang w:val="en-GB"/>
        </w:rPr>
        <w:fldChar w:fldCharType="end"/>
      </w:r>
      <w:r>
        <w:rPr>
          <w:rFonts w:ascii="Times New Roman" w:hAnsi="Times New Roman" w:cs="Times New Roman"/>
          <w:lang w:val="en-US"/>
        </w:rPr>
        <w:t xml:space="preserve"> and guidelines of Knowledge Engineering </w:t>
      </w:r>
      <w:r w:rsidRPr="00DA2F21">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{"citationID":"OxIEMUUU","properties":{"formattedCitation":"(Korb &amp; Nicholson, 2011)","plainCitation":"(Korb &amp; Nicholson, 2011)","noteIndex":0},"citationItems":[{"id":1380,"uris":["http://zotero.org/users/6838574/items/VKUDBPVD"],"itemData":{"id":1380,"type":"article-journal","language":"en","source":"Zotero","title":"Bayesian Artificial Intelligence","author":[{"family":"Korb","given":"Kevin B"},{"family":"Nicholson","given":"Ann E"}],"issued":{"date-parts":[["2011"]]}}}],"schema":"https://github.com/citation-style-language/schema/raw/master/csl-citation.json"} </w:instrText>
      </w:r>
      <w:r w:rsidRPr="00DA2F21">
        <w:rPr>
          <w:rFonts w:ascii="Times New Roman" w:hAnsi="Times New Roman" w:cs="Times New Roman"/>
          <w:lang w:val="en-US"/>
        </w:rPr>
        <w:fldChar w:fldCharType="separate"/>
      </w:r>
      <w:r w:rsidRPr="002B6461">
        <w:rPr>
          <w:rFonts w:ascii="Times New Roman" w:hAnsi="Times New Roman" w:cs="Times New Roman"/>
          <w:lang w:val="en-GB"/>
        </w:rPr>
        <w:t>(Korb &amp; Nicholson, 2011)</w:t>
      </w:r>
      <w:r w:rsidRPr="00DA2F21">
        <w:rPr>
          <w:rFonts w:ascii="Times New Roman" w:hAnsi="Times New Roman" w:cs="Times New Roman"/>
          <w:lang w:val="en-US"/>
        </w:rPr>
        <w:fldChar w:fldCharType="end"/>
      </w:r>
      <w:r>
        <w:rPr>
          <w:rFonts w:ascii="Times New Roman" w:hAnsi="Times New Roman" w:cs="Times New Roman"/>
          <w:lang w:val="en-US"/>
        </w:rPr>
        <w:t xml:space="preserve">. </w:t>
      </w:r>
      <w:commentRangeStart w:id="45"/>
      <w:commentRangeStart w:id="46"/>
      <w:commentRangeStart w:id="47"/>
      <w:commentRangeEnd w:id="45"/>
      <w:r w:rsidR="0048362E">
        <w:rPr>
          <w:rStyle w:val="CommentReference"/>
        </w:rPr>
        <w:commentReference w:id="45"/>
      </w:r>
      <w:commentRangeEnd w:id="46"/>
      <w:r w:rsidR="0048362E">
        <w:rPr>
          <w:rStyle w:val="CommentReference"/>
        </w:rPr>
        <w:commentReference w:id="46"/>
      </w:r>
      <w:commentRangeEnd w:id="47"/>
      <w:r w:rsidR="00EA75DA">
        <w:rPr>
          <w:rStyle w:val="CommentReference"/>
        </w:rPr>
        <w:commentReference w:id="47"/>
      </w:r>
    </w:p>
    <w:p w14:paraId="3ED1DA6C" w14:textId="77777777" w:rsidR="0008045C" w:rsidRDefault="0008045C" w:rsidP="00D0429D">
      <w:pPr>
        <w:spacing w:after="0" w:line="276" w:lineRule="auto"/>
        <w:jc w:val="both"/>
        <w:rPr>
          <w:rFonts w:ascii="Times New Roman" w:hAnsi="Times New Roman" w:cs="Times New Roman"/>
          <w:b/>
          <w:bCs/>
          <w:lang w:val="en-US"/>
        </w:rPr>
      </w:pPr>
    </w:p>
    <w:p w14:paraId="57CF86BF" w14:textId="25F4E3BF" w:rsidR="00D0429D" w:rsidRPr="0008045C" w:rsidRDefault="00D0429D" w:rsidP="00D0429D">
      <w:pPr>
        <w:spacing w:after="0" w:line="276" w:lineRule="auto"/>
        <w:jc w:val="both"/>
        <w:rPr>
          <w:rFonts w:ascii="Times New Roman" w:hAnsi="Times New Roman" w:cs="Times New Roman"/>
          <w:b/>
          <w:bCs/>
          <w:lang w:val="en-GB"/>
        </w:rPr>
      </w:pPr>
      <w:r w:rsidRPr="00511EAE">
        <w:rPr>
          <w:rFonts w:ascii="Times New Roman" w:hAnsi="Times New Roman" w:cs="Times New Roman"/>
          <w:b/>
          <w:bCs/>
          <w:lang w:val="en-US"/>
        </w:rPr>
        <w:t>3.</w:t>
      </w:r>
      <w:r w:rsidR="0008045C">
        <w:rPr>
          <w:rFonts w:ascii="Times New Roman" w:hAnsi="Times New Roman" w:cs="Times New Roman"/>
          <w:b/>
          <w:bCs/>
          <w:lang w:val="en-US"/>
        </w:rPr>
        <w:t>1</w:t>
      </w:r>
      <w:r w:rsidRPr="00511EAE">
        <w:rPr>
          <w:rFonts w:ascii="Times New Roman" w:hAnsi="Times New Roman" w:cs="Times New Roman"/>
          <w:b/>
          <w:bCs/>
          <w:lang w:val="en-US"/>
        </w:rPr>
        <w:t>.1 Cycle 1</w:t>
      </w:r>
      <w:r w:rsidR="0008045C">
        <w:rPr>
          <w:rFonts w:ascii="Times New Roman" w:hAnsi="Times New Roman" w:cs="Times New Roman"/>
          <w:b/>
          <w:bCs/>
          <w:lang w:val="en-US"/>
        </w:rPr>
        <w:t xml:space="preserve">: </w:t>
      </w:r>
      <w:r w:rsidR="0008045C" w:rsidRPr="0008045C">
        <w:rPr>
          <w:rFonts w:ascii="Times New Roman" w:hAnsi="Times New Roman" w:cs="Times New Roman"/>
          <w:b/>
          <w:bCs/>
          <w:lang w:val="en-US"/>
        </w:rPr>
        <w:t>stakeholder engagement and identification of the network structure</w:t>
      </w:r>
    </w:p>
    <w:p w14:paraId="4A90C74B" w14:textId="77777777" w:rsidR="0008045C" w:rsidRDefault="0008045C" w:rsidP="00D0429D">
      <w:pPr>
        <w:rPr>
          <w:rFonts w:ascii="Times New Roman" w:hAnsi="Times New Roman" w:cs="Times New Roman"/>
          <w:i/>
          <w:iCs/>
          <w:u w:val="single"/>
          <w:lang w:val="en-US"/>
        </w:rPr>
      </w:pPr>
    </w:p>
    <w:p w14:paraId="4F712C52" w14:textId="46C3ED8D" w:rsidR="00D0429D" w:rsidRPr="00D56033" w:rsidRDefault="00D0429D" w:rsidP="00D0429D">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r w:rsidR="008261AC">
        <w:rPr>
          <w:rFonts w:ascii="Times New Roman" w:hAnsi="Times New Roman" w:cs="Times New Roman"/>
          <w:i/>
          <w:iCs/>
          <w:u w:val="single"/>
          <w:lang w:val="en-US"/>
        </w:rPr>
        <w:t xml:space="preserve"> &amp; Implementation</w:t>
      </w:r>
    </w:p>
    <w:p w14:paraId="51530768" w14:textId="5AC3127F" w:rsidR="0008045C" w:rsidRDefault="00BA3914" w:rsidP="005440C0">
      <w:pPr>
        <w:spacing w:after="0" w:line="276" w:lineRule="auto"/>
        <w:jc w:val="both"/>
        <w:rPr>
          <w:rFonts w:ascii="Times New Roman" w:hAnsi="Times New Roman" w:cs="Times New Roman"/>
          <w:lang w:val="en-GB"/>
        </w:rPr>
      </w:pPr>
      <w:r>
        <w:rPr>
          <w:rFonts w:ascii="Times New Roman" w:hAnsi="Times New Roman" w:cs="Times New Roman"/>
          <w:lang w:val="en-US"/>
        </w:rPr>
        <w:lastRenderedPageBreak/>
        <w:t>A sample of key informant stakeholder</w:t>
      </w:r>
      <w:r w:rsidR="005B5799">
        <w:rPr>
          <w:rFonts w:ascii="Times New Roman" w:hAnsi="Times New Roman" w:cs="Times New Roman"/>
          <w:lang w:val="en-US"/>
        </w:rPr>
        <w:t>s</w:t>
      </w:r>
      <w:r>
        <w:rPr>
          <w:rFonts w:ascii="Times New Roman" w:hAnsi="Times New Roman" w:cs="Times New Roman"/>
          <w:lang w:val="en-US"/>
        </w:rPr>
        <w:t xml:space="preserve"> was engaged in</w:t>
      </w:r>
      <w:r w:rsidR="005469B9">
        <w:rPr>
          <w:rFonts w:ascii="Times New Roman" w:hAnsi="Times New Roman" w:cs="Times New Roman"/>
          <w:lang w:val="en-GB"/>
        </w:rPr>
        <w:t xml:space="preserve"> semi-s</w:t>
      </w:r>
      <w:r w:rsidR="00B647AB" w:rsidRPr="00B647AB">
        <w:rPr>
          <w:rFonts w:ascii="Times New Roman" w:hAnsi="Times New Roman" w:cs="Times New Roman"/>
          <w:lang w:val="en-GB"/>
        </w:rPr>
        <w:t>tructured dialogues</w:t>
      </w:r>
      <w:r>
        <w:rPr>
          <w:rFonts w:ascii="Times New Roman" w:hAnsi="Times New Roman" w:cs="Times New Roman"/>
          <w:lang w:val="en-GB"/>
        </w:rPr>
        <w:t xml:space="preserve"> on extreme weather events</w:t>
      </w:r>
      <w:r w:rsidR="00B647AB" w:rsidRPr="00B647AB">
        <w:rPr>
          <w:rFonts w:ascii="Times New Roman" w:hAnsi="Times New Roman" w:cs="Times New Roman"/>
          <w:lang w:val="en-GB"/>
        </w:rPr>
        <w:t xml:space="preserve"> </w:t>
      </w:r>
      <w:r w:rsidR="005469B9">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{"citationID":"LlhbVuiV","properties":{"formattedCitation":"(Olsson et al., 2025)","plainCitation":"(Olsson et al., 2025)","noteIndex":0},"citationItems":[{"id":2749,"uris":["http://zotero.org/users/6838574/items/NRLVNKMQ"],"itemData":{"id":2749,"type":"report","collection-title":"Aqua notes 2025","event-place":"Uppsala","number":"XX","publisher":"Sveriges lantbruksuniversitet, SLU. Institutionen för akvatiska resurser.","publisher-place":"Uppsala","title":"Extremväder till havs - en sammanställning av dialoger om risker och konsekvenser för det svenska fisket","author":[{"family":"Olsson","given":"Jens"},{"family":"Armelloni","given":"Enrico Nicola"},{"family":"Uusitalo","given":"Laura"},{"family":"Gårdmark","given":"Anna"}],"issued":{"date-parts":[["2025"]]}}}],"schema":"https://github.com/citation-style-language/schema/raw/master/csl-citation.json"} </w:instrText>
      </w:r>
      <w:r w:rsidR="005469B9">
        <w:rPr>
          <w:rFonts w:ascii="Times New Roman" w:hAnsi="Times New Roman" w:cs="Times New Roman"/>
          <w:lang w:val="en-GB"/>
        </w:rPr>
        <w:fldChar w:fldCharType="separate"/>
      </w:r>
      <w:r w:rsidRPr="00BA3914">
        <w:rPr>
          <w:rFonts w:ascii="Times New Roman" w:hAnsi="Times New Roman" w:cs="Times New Roman"/>
          <w:lang w:val="en-GB"/>
        </w:rPr>
        <w:t>(Olsson et al., 2025)</w:t>
      </w:r>
      <w:r w:rsidR="005469B9">
        <w:rPr>
          <w:rFonts w:ascii="Times New Roman" w:hAnsi="Times New Roman" w:cs="Times New Roman"/>
          <w:lang w:val="en-GB"/>
        </w:rPr>
        <w:fldChar w:fldCharType="end"/>
      </w:r>
      <w:r w:rsidR="005469B9">
        <w:rPr>
          <w:rFonts w:ascii="Times New Roman" w:hAnsi="Times New Roman" w:cs="Times New Roman"/>
          <w:lang w:val="en-GB"/>
        </w:rPr>
        <w:t>. Interviewee</w:t>
      </w:r>
      <w:r w:rsidR="009B30D7">
        <w:rPr>
          <w:rFonts w:ascii="Times New Roman" w:hAnsi="Times New Roman" w:cs="Times New Roman"/>
          <w:lang w:val="en-GB"/>
        </w:rPr>
        <w:t>s</w:t>
      </w:r>
      <w:r w:rsidR="005469B9">
        <w:rPr>
          <w:rFonts w:ascii="Times New Roman" w:hAnsi="Times New Roman" w:cs="Times New Roman"/>
          <w:lang w:val="en-GB"/>
        </w:rPr>
        <w:t xml:space="preserve"> </w:t>
      </w:r>
      <w:r>
        <w:rPr>
          <w:rFonts w:ascii="Times New Roman" w:hAnsi="Times New Roman" w:cs="Times New Roman"/>
          <w:lang w:val="en-GB"/>
        </w:rPr>
        <w:t>were characterized by (</w:t>
      </w:r>
      <w:proofErr w:type="spellStart"/>
      <w:r w:rsidRPr="00BA3914">
        <w:rPr>
          <w:rFonts w:ascii="Times New Roman" w:hAnsi="Times New Roman" w:cs="Times New Roman"/>
          <w:i/>
          <w:iCs/>
          <w:lang w:val="en-GB"/>
        </w:rPr>
        <w:t>i</w:t>
      </w:r>
      <w:proofErr w:type="spellEnd"/>
      <w:r>
        <w:rPr>
          <w:rFonts w:ascii="Times New Roman" w:hAnsi="Times New Roman" w:cs="Times New Roman"/>
          <w:lang w:val="en-GB"/>
        </w:rPr>
        <w:t xml:space="preserve">) being current practitioners of fishing style; and </w:t>
      </w:r>
      <w:commentRangeStart w:id="48"/>
      <w:commentRangeStart w:id="49"/>
      <w:r>
        <w:rPr>
          <w:rFonts w:ascii="Times New Roman" w:hAnsi="Times New Roman" w:cs="Times New Roman"/>
          <w:lang w:val="en-GB"/>
        </w:rPr>
        <w:t>(</w:t>
      </w:r>
      <w:r w:rsidRPr="00BA3914">
        <w:rPr>
          <w:rFonts w:ascii="Times New Roman" w:hAnsi="Times New Roman" w:cs="Times New Roman"/>
          <w:i/>
          <w:iCs/>
          <w:lang w:val="en-GB"/>
        </w:rPr>
        <w:t>ii</w:t>
      </w:r>
      <w:r>
        <w:rPr>
          <w:rFonts w:ascii="Times New Roman" w:hAnsi="Times New Roman" w:cs="Times New Roman"/>
          <w:lang w:val="en-GB"/>
        </w:rPr>
        <w:t>) being member of association representing fishing style.</w:t>
      </w:r>
      <w:r w:rsidR="005469B9">
        <w:rPr>
          <w:rFonts w:ascii="Times New Roman" w:hAnsi="Times New Roman" w:cs="Times New Roman"/>
          <w:lang w:val="en-GB"/>
        </w:rPr>
        <w:t xml:space="preserve"> </w:t>
      </w:r>
      <w:commentRangeEnd w:id="48"/>
      <w:r w:rsidR="0048362E">
        <w:rPr>
          <w:rStyle w:val="CommentReference"/>
        </w:rPr>
        <w:commentReference w:id="48"/>
      </w:r>
      <w:commentRangeEnd w:id="49"/>
      <w:r w:rsidR="000C4772">
        <w:rPr>
          <w:rStyle w:val="CommentReference"/>
        </w:rPr>
        <w:commentReference w:id="49"/>
      </w:r>
      <w:r w:rsidR="005469B9">
        <w:rPr>
          <w:rFonts w:ascii="Times New Roman" w:hAnsi="Times New Roman" w:cs="Times New Roman"/>
          <w:lang w:val="en-GB"/>
        </w:rPr>
        <w:t>Dialogues</w:t>
      </w:r>
      <w:r w:rsidR="0008045C">
        <w:rPr>
          <w:rFonts w:ascii="Times New Roman" w:hAnsi="Times New Roman" w:cs="Times New Roman"/>
          <w:lang w:val="en-GB"/>
        </w:rPr>
        <w:t xml:space="preserve"> </w:t>
      </w:r>
      <w:r w:rsidR="00B647AB" w:rsidRPr="00B647AB">
        <w:rPr>
          <w:rFonts w:ascii="Times New Roman" w:hAnsi="Times New Roman" w:cs="Times New Roman"/>
          <w:lang w:val="en-GB"/>
        </w:rPr>
        <w:t xml:space="preserve">took place during a joint workshop with </w:t>
      </w:r>
      <w:r w:rsidR="00F80EFC">
        <w:rPr>
          <w:rFonts w:ascii="Times New Roman" w:hAnsi="Times New Roman" w:cs="Times New Roman"/>
          <w:lang w:val="en-GB"/>
        </w:rPr>
        <w:t>fishers</w:t>
      </w:r>
      <w:r w:rsidR="00B647AB" w:rsidRPr="00B647AB">
        <w:rPr>
          <w:rFonts w:ascii="Times New Roman" w:hAnsi="Times New Roman" w:cs="Times New Roman"/>
          <w:lang w:val="en-GB"/>
        </w:rPr>
        <w:t xml:space="preserve"> and county administrative boards, and through subsequent individual dialogues with individual segments.</w:t>
      </w:r>
      <w:r w:rsidR="00B647AB">
        <w:rPr>
          <w:rFonts w:ascii="Times New Roman" w:hAnsi="Times New Roman" w:cs="Times New Roman"/>
          <w:lang w:val="en-GB"/>
        </w:rPr>
        <w:t xml:space="preserve"> The dialogues were based on six open-ended questions: (1)</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What is extreme weather for you</w:t>
      </w:r>
      <w:r w:rsidR="005440C0">
        <w:rPr>
          <w:rFonts w:ascii="Times New Roman" w:hAnsi="Times New Roman" w:cs="Times New Roman"/>
          <w:i/>
          <w:iCs/>
          <w:lang w:val="en-GB"/>
        </w:rPr>
        <w:t>;</w:t>
      </w:r>
      <w:r w:rsidR="00B647AB">
        <w:rPr>
          <w:rFonts w:ascii="Times New Roman" w:hAnsi="Times New Roman" w:cs="Times New Roman"/>
          <w:lang w:val="en-GB"/>
        </w:rPr>
        <w:t xml:space="preserve"> (</w:t>
      </w:r>
      <w:r w:rsidR="00B647AB" w:rsidRPr="00B647AB">
        <w:rPr>
          <w:rFonts w:ascii="Times New Roman" w:hAnsi="Times New Roman" w:cs="Times New Roman"/>
          <w:lang w:val="en-GB"/>
        </w:rPr>
        <w:t>2</w:t>
      </w:r>
      <w:r w:rsidR="00B647AB">
        <w:rPr>
          <w:rFonts w:ascii="Times New Roman" w:hAnsi="Times New Roman" w:cs="Times New Roman"/>
          <w:lang w:val="en-GB"/>
        </w:rPr>
        <w:t>)</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How is your business affected by different types of extreme weather</w:t>
      </w:r>
      <w:r w:rsidR="005440C0">
        <w:rPr>
          <w:rFonts w:ascii="Times New Roman" w:hAnsi="Times New Roman" w:cs="Times New Roman"/>
          <w:lang w:val="en-GB"/>
        </w:rPr>
        <w:t>;</w:t>
      </w:r>
      <w:r w:rsidR="00B647AB">
        <w:rPr>
          <w:rFonts w:ascii="Times New Roman" w:hAnsi="Times New Roman" w:cs="Times New Roman"/>
          <w:lang w:val="en-GB"/>
        </w:rPr>
        <w:t xml:space="preserve"> (3) </w:t>
      </w:r>
      <w:r w:rsidR="00B647AB" w:rsidRPr="005440C0">
        <w:rPr>
          <w:rFonts w:ascii="Times New Roman" w:hAnsi="Times New Roman" w:cs="Times New Roman"/>
          <w:i/>
          <w:iCs/>
          <w:lang w:val="en-GB"/>
        </w:rPr>
        <w:t>Are there other possible consequences of extreme weather that you consider important</w:t>
      </w:r>
      <w:r w:rsidR="002E66A4">
        <w:rPr>
          <w:rFonts w:ascii="Times New Roman" w:hAnsi="Times New Roman" w:cs="Times New Roman"/>
          <w:i/>
          <w:iCs/>
          <w:lang w:val="en-GB"/>
        </w:rPr>
        <w:t xml:space="preserve"> </w:t>
      </w:r>
      <w:r w:rsidR="00B647AB" w:rsidRPr="005440C0">
        <w:rPr>
          <w:rFonts w:ascii="Times New Roman" w:hAnsi="Times New Roman" w:cs="Times New Roman"/>
          <w:i/>
          <w:iCs/>
          <w:lang w:val="en-GB"/>
        </w:rPr>
        <w:t>to monitor/understand better</w:t>
      </w:r>
      <w:r w:rsidR="00B647AB">
        <w:rPr>
          <w:rFonts w:ascii="Times New Roman" w:hAnsi="Times New Roman" w:cs="Times New Roman"/>
          <w:lang w:val="en-GB"/>
        </w:rPr>
        <w:t xml:space="preserve">; (4) </w:t>
      </w:r>
      <w:r w:rsidR="00B647AB" w:rsidRPr="005440C0">
        <w:rPr>
          <w:rFonts w:ascii="Times New Roman" w:hAnsi="Times New Roman" w:cs="Times New Roman"/>
          <w:i/>
          <w:iCs/>
          <w:lang w:val="en-GB"/>
        </w:rPr>
        <w:t>How vulnerable/sensitive is your business to the effects of extreme weather</w:t>
      </w:r>
      <w:r w:rsidR="00B647AB">
        <w:rPr>
          <w:rFonts w:ascii="Times New Roman" w:hAnsi="Times New Roman" w:cs="Times New Roman"/>
          <w:lang w:val="en-GB"/>
        </w:rPr>
        <w:t xml:space="preserve">; (5) </w:t>
      </w:r>
      <w:r w:rsidR="00B647AB" w:rsidRPr="005440C0">
        <w:rPr>
          <w:rFonts w:ascii="Times New Roman" w:hAnsi="Times New Roman" w:cs="Times New Roman"/>
          <w:i/>
          <w:iCs/>
          <w:lang w:val="en-GB"/>
        </w:rPr>
        <w:t>What consequences does extreme weather have for your business in general</w:t>
      </w:r>
      <w:r w:rsidR="005440C0">
        <w:rPr>
          <w:rFonts w:ascii="Times New Roman" w:hAnsi="Times New Roman" w:cs="Times New Roman"/>
          <w:i/>
          <w:iCs/>
          <w:lang w:val="en-GB"/>
        </w:rPr>
        <w:t>;</w:t>
      </w:r>
      <w:r w:rsidR="00B647AB">
        <w:rPr>
          <w:rFonts w:ascii="Times New Roman" w:hAnsi="Times New Roman" w:cs="Times New Roman"/>
          <w:lang w:val="en-GB"/>
        </w:rPr>
        <w:t xml:space="preserve"> (6) </w:t>
      </w:r>
      <w:r w:rsidR="00B647AB" w:rsidRPr="00B647AB">
        <w:rPr>
          <w:rFonts w:ascii="Times New Roman" w:hAnsi="Times New Roman" w:cs="Times New Roman"/>
          <w:lang w:val="en-GB"/>
        </w:rPr>
        <w:t xml:space="preserve"> </w:t>
      </w:r>
      <w:r w:rsidR="00B647AB" w:rsidRPr="005440C0">
        <w:rPr>
          <w:rFonts w:ascii="Times New Roman" w:hAnsi="Times New Roman" w:cs="Times New Roman"/>
          <w:i/>
          <w:iCs/>
          <w:lang w:val="en-GB"/>
        </w:rPr>
        <w:t>What values do you consider most important/value most highly and which are affected by extreme weather</w:t>
      </w:r>
      <w:r w:rsidR="005440C0">
        <w:rPr>
          <w:rFonts w:ascii="Times New Roman" w:hAnsi="Times New Roman" w:cs="Times New Roman"/>
          <w:lang w:val="en-GB"/>
        </w:rPr>
        <w:t>.</w:t>
      </w:r>
      <w:r w:rsidR="00405934">
        <w:rPr>
          <w:rFonts w:ascii="Times New Roman" w:hAnsi="Times New Roman" w:cs="Times New Roman"/>
          <w:lang w:val="en-GB"/>
        </w:rPr>
        <w:t xml:space="preserve"> </w:t>
      </w:r>
      <w:r w:rsidR="005469B9">
        <w:rPr>
          <w:rFonts w:ascii="Times New Roman" w:hAnsi="Times New Roman" w:cs="Times New Roman"/>
          <w:lang w:val="en-GB"/>
        </w:rPr>
        <w:t>Interviewee</w:t>
      </w:r>
      <w:r w:rsidR="00E37176">
        <w:rPr>
          <w:rFonts w:ascii="Times New Roman" w:hAnsi="Times New Roman" w:cs="Times New Roman"/>
          <w:lang w:val="en-GB"/>
        </w:rPr>
        <w:t>s</w:t>
      </w:r>
      <w:r w:rsidR="005469B9">
        <w:rPr>
          <w:rFonts w:ascii="Times New Roman" w:hAnsi="Times New Roman" w:cs="Times New Roman"/>
          <w:lang w:val="en-GB"/>
        </w:rPr>
        <w:t xml:space="preserve"> were welcomed to answer by expanding and providing perception beyond the question.</w:t>
      </w:r>
    </w:p>
    <w:p w14:paraId="0D4E4BED" w14:textId="77777777" w:rsidR="0008045C" w:rsidRDefault="0008045C" w:rsidP="005440C0">
      <w:pPr>
        <w:spacing w:after="0" w:line="276" w:lineRule="auto"/>
        <w:jc w:val="both"/>
        <w:rPr>
          <w:rFonts w:ascii="Times New Roman" w:hAnsi="Times New Roman" w:cs="Times New Roman"/>
          <w:lang w:val="en-GB"/>
        </w:rPr>
      </w:pPr>
    </w:p>
    <w:p w14:paraId="5B211A9F" w14:textId="63BD9165" w:rsidR="0008045C" w:rsidRPr="0008045C" w:rsidRDefault="0008045C" w:rsidP="005440C0">
      <w:pPr>
        <w:spacing w:after="0" w:line="276" w:lineRule="auto"/>
        <w:jc w:val="both"/>
        <w:rPr>
          <w:rFonts w:ascii="Times New Roman" w:hAnsi="Times New Roman" w:cs="Times New Roman"/>
          <w:i/>
          <w:iCs/>
          <w:u w:val="single"/>
          <w:lang w:val="en-GB"/>
        </w:rPr>
      </w:pPr>
      <w:r w:rsidRPr="0008045C">
        <w:rPr>
          <w:rFonts w:ascii="Times New Roman" w:hAnsi="Times New Roman" w:cs="Times New Roman"/>
          <w:i/>
          <w:iCs/>
          <w:u w:val="single"/>
          <w:lang w:val="en-GB"/>
        </w:rPr>
        <w:t>Evaluation</w:t>
      </w:r>
    </w:p>
    <w:p w14:paraId="1233BE8A" w14:textId="77777777" w:rsidR="0008045C" w:rsidRDefault="0008045C" w:rsidP="005440C0">
      <w:pPr>
        <w:spacing w:after="0" w:line="276" w:lineRule="auto"/>
        <w:jc w:val="both"/>
        <w:rPr>
          <w:rFonts w:ascii="Times New Roman" w:hAnsi="Times New Roman" w:cs="Times New Roman"/>
          <w:lang w:val="en-GB"/>
        </w:rPr>
      </w:pPr>
    </w:p>
    <w:p w14:paraId="7D3335C6" w14:textId="212EB168" w:rsidR="00A86F90" w:rsidRPr="00B653B2" w:rsidRDefault="00A86F90" w:rsidP="005440C0">
      <w:pPr>
        <w:spacing w:after="0" w:line="276" w:lineRule="auto"/>
        <w:jc w:val="both"/>
        <w:rPr>
          <w:rFonts w:ascii="Times New Roman" w:hAnsi="Times New Roman" w:cs="Times New Roman"/>
          <w:lang w:val="en-GB"/>
        </w:rPr>
      </w:pPr>
      <w:r>
        <w:rPr>
          <w:rFonts w:ascii="Times New Roman" w:hAnsi="Times New Roman" w:cs="Times New Roman"/>
          <w:lang w:val="en-GB"/>
        </w:rPr>
        <w:t xml:space="preserve">Researchers drafted an extended preliminary list of variables </w:t>
      </w:r>
      <w:r w:rsidR="005440C0">
        <w:rPr>
          <w:rFonts w:ascii="Times New Roman" w:hAnsi="Times New Roman" w:cs="Times New Roman"/>
          <w:lang w:val="en-GB"/>
        </w:rPr>
        <w:t xml:space="preserve">exclusively </w:t>
      </w:r>
      <w:r w:rsidRPr="00DA2F21">
        <w:rPr>
          <w:rFonts w:ascii="Times New Roman" w:hAnsi="Times New Roman" w:cs="Times New Roman"/>
          <w:lang w:val="en-US"/>
        </w:rPr>
        <w:t xml:space="preserve">based on the narrative emerging from </w:t>
      </w:r>
      <w:r>
        <w:rPr>
          <w:rFonts w:ascii="Times New Roman" w:hAnsi="Times New Roman" w:cs="Times New Roman"/>
          <w:lang w:val="en-US"/>
        </w:rPr>
        <w:t xml:space="preserve">the </w:t>
      </w:r>
      <w:r w:rsidR="000C4772">
        <w:rPr>
          <w:rFonts w:ascii="Times New Roman" w:hAnsi="Times New Roman" w:cs="Times New Roman"/>
          <w:lang w:val="en-US"/>
        </w:rPr>
        <w:t xml:space="preserve">semi-structured </w:t>
      </w:r>
      <w:commentRangeStart w:id="50"/>
      <w:commentRangeStart w:id="51"/>
      <w:r w:rsidR="0048362E">
        <w:rPr>
          <w:rFonts w:ascii="Times New Roman" w:hAnsi="Times New Roman" w:cs="Times New Roman"/>
          <w:lang w:val="en-US"/>
        </w:rPr>
        <w:t>dialogues</w:t>
      </w:r>
      <w:commentRangeEnd w:id="50"/>
      <w:r w:rsidR="0048362E">
        <w:rPr>
          <w:rStyle w:val="CommentReference"/>
        </w:rPr>
        <w:commentReference w:id="50"/>
      </w:r>
      <w:commentRangeEnd w:id="51"/>
      <w:r w:rsidR="000C4772">
        <w:rPr>
          <w:rStyle w:val="CommentReference"/>
        </w:rPr>
        <w:commentReference w:id="51"/>
      </w:r>
      <w:r>
        <w:rPr>
          <w:rFonts w:ascii="Times New Roman" w:hAnsi="Times New Roman" w:cs="Times New Roman"/>
          <w:lang w:val="en-US"/>
        </w:rPr>
        <w:t xml:space="preserve">. </w:t>
      </w:r>
      <w:r w:rsidR="005440C0">
        <w:rPr>
          <w:rFonts w:ascii="Times New Roman" w:hAnsi="Times New Roman" w:cs="Times New Roman"/>
          <w:lang w:val="en-US"/>
        </w:rPr>
        <w:t xml:space="preserve">The </w:t>
      </w:r>
      <w:r w:rsidR="00DF0493">
        <w:rPr>
          <w:rFonts w:ascii="Times New Roman" w:hAnsi="Times New Roman" w:cs="Times New Roman"/>
          <w:lang w:val="en-US"/>
        </w:rPr>
        <w:t xml:space="preserve">list of </w:t>
      </w:r>
      <w:r w:rsidR="005440C0">
        <w:rPr>
          <w:rFonts w:ascii="Times New Roman" w:hAnsi="Times New Roman" w:cs="Times New Roman"/>
          <w:lang w:val="en-US"/>
        </w:rPr>
        <w:t xml:space="preserve">variables </w:t>
      </w:r>
      <w:r w:rsidR="00DF0493">
        <w:rPr>
          <w:rFonts w:ascii="Times New Roman" w:hAnsi="Times New Roman" w:cs="Times New Roman"/>
          <w:lang w:val="en-US"/>
        </w:rPr>
        <w:t>and their causal dependencies</w:t>
      </w:r>
      <w:r w:rsidR="005440C0">
        <w:rPr>
          <w:rFonts w:ascii="Times New Roman" w:hAnsi="Times New Roman" w:cs="Times New Roman"/>
          <w:lang w:val="en-US"/>
        </w:rPr>
        <w:t xml:space="preserve"> was shared with stakeholders to </w:t>
      </w:r>
      <w:r>
        <w:rPr>
          <w:rFonts w:ascii="Times New Roman" w:hAnsi="Times New Roman" w:cs="Times New Roman"/>
          <w:lang w:val="en-US"/>
        </w:rPr>
        <w:t xml:space="preserve">ask for agreement </w:t>
      </w:r>
      <w:r w:rsidR="005440C0">
        <w:rPr>
          <w:rFonts w:ascii="Times New Roman" w:hAnsi="Times New Roman" w:cs="Times New Roman"/>
          <w:lang w:val="en-US"/>
        </w:rPr>
        <w:t xml:space="preserve">and </w:t>
      </w:r>
      <w:r w:rsidR="002E66A4">
        <w:rPr>
          <w:rFonts w:ascii="Times New Roman" w:hAnsi="Times New Roman" w:cs="Times New Roman"/>
          <w:lang w:val="en-US"/>
        </w:rPr>
        <w:t xml:space="preserve">to </w:t>
      </w:r>
      <w:r w:rsidR="005440C0">
        <w:rPr>
          <w:rFonts w:ascii="Times New Roman" w:hAnsi="Times New Roman" w:cs="Times New Roman"/>
          <w:lang w:val="en-US"/>
        </w:rPr>
        <w:t>allow</w:t>
      </w:r>
      <w:r>
        <w:rPr>
          <w:rFonts w:ascii="Times New Roman" w:hAnsi="Times New Roman" w:cs="Times New Roman"/>
          <w:lang w:val="en-US"/>
        </w:rPr>
        <w:t xml:space="preserve"> further suggestions</w:t>
      </w:r>
      <w:r w:rsidR="00405934">
        <w:rPr>
          <w:rFonts w:ascii="Times New Roman" w:hAnsi="Times New Roman" w:cs="Times New Roman"/>
          <w:lang w:val="en-US"/>
        </w:rPr>
        <w:t>.</w:t>
      </w:r>
    </w:p>
    <w:p w14:paraId="1B7D9D25" w14:textId="77777777" w:rsidR="00D0429D" w:rsidRDefault="00D0429D" w:rsidP="00DA2F21">
      <w:pPr>
        <w:spacing w:after="0" w:line="276" w:lineRule="auto"/>
        <w:rPr>
          <w:rFonts w:ascii="Times New Roman" w:hAnsi="Times New Roman" w:cs="Times New Roman"/>
          <w:lang w:val="en-US"/>
        </w:rPr>
      </w:pPr>
    </w:p>
    <w:p w14:paraId="3AF69207" w14:textId="41F3CA51" w:rsidR="00310E6E" w:rsidRPr="00511EAE" w:rsidRDefault="00310E6E" w:rsidP="00310E6E">
      <w:pPr>
        <w:spacing w:after="0" w:line="276" w:lineRule="auto"/>
        <w:jc w:val="both"/>
        <w:rPr>
          <w:rFonts w:ascii="Times New Roman" w:hAnsi="Times New Roman" w:cs="Times New Roman"/>
          <w:b/>
          <w:bCs/>
          <w:lang w:val="en-US"/>
        </w:rPr>
      </w:pPr>
      <w:r w:rsidRPr="00511EAE">
        <w:rPr>
          <w:rFonts w:ascii="Times New Roman" w:hAnsi="Times New Roman" w:cs="Times New Roman"/>
          <w:b/>
          <w:bCs/>
          <w:lang w:val="en-US"/>
        </w:rPr>
        <w:t>3.</w:t>
      </w:r>
      <w:r w:rsidR="008261AC">
        <w:rPr>
          <w:rFonts w:ascii="Times New Roman" w:hAnsi="Times New Roman" w:cs="Times New Roman"/>
          <w:b/>
          <w:bCs/>
          <w:lang w:val="en-US"/>
        </w:rPr>
        <w:t>1</w:t>
      </w:r>
      <w:r w:rsidRPr="00511EAE">
        <w:rPr>
          <w:rFonts w:ascii="Times New Roman" w:hAnsi="Times New Roman" w:cs="Times New Roman"/>
          <w:b/>
          <w:bCs/>
          <w:lang w:val="en-US"/>
        </w:rPr>
        <w:t>.</w:t>
      </w:r>
      <w:r w:rsidR="008261AC">
        <w:rPr>
          <w:rFonts w:ascii="Times New Roman" w:hAnsi="Times New Roman" w:cs="Times New Roman"/>
          <w:b/>
          <w:bCs/>
          <w:lang w:val="en-US"/>
        </w:rPr>
        <w:t>2</w:t>
      </w:r>
      <w:r w:rsidRPr="00511EAE">
        <w:rPr>
          <w:rFonts w:ascii="Times New Roman" w:hAnsi="Times New Roman" w:cs="Times New Roman"/>
          <w:b/>
          <w:bCs/>
          <w:lang w:val="en-US"/>
        </w:rPr>
        <w:t xml:space="preserve"> Cycle </w:t>
      </w:r>
      <w:r w:rsidR="0008045C">
        <w:rPr>
          <w:rFonts w:ascii="Times New Roman" w:hAnsi="Times New Roman" w:cs="Times New Roman"/>
          <w:b/>
          <w:bCs/>
          <w:lang w:val="en-US"/>
        </w:rPr>
        <w:t>2</w:t>
      </w:r>
      <w:r w:rsidR="008261AC">
        <w:rPr>
          <w:rFonts w:ascii="Times New Roman" w:hAnsi="Times New Roman" w:cs="Times New Roman"/>
          <w:b/>
          <w:bCs/>
          <w:lang w:val="en-US"/>
        </w:rPr>
        <w:t>: stakeholder follow up and estimation of the parameters</w:t>
      </w:r>
    </w:p>
    <w:p w14:paraId="20C941F5" w14:textId="77777777" w:rsidR="008261AC" w:rsidRDefault="008261AC" w:rsidP="00D56033">
      <w:pPr>
        <w:rPr>
          <w:rFonts w:ascii="Times New Roman" w:hAnsi="Times New Roman" w:cs="Times New Roman"/>
          <w:i/>
          <w:iCs/>
          <w:u w:val="single"/>
          <w:lang w:val="en-US"/>
        </w:rPr>
      </w:pPr>
    </w:p>
    <w:p w14:paraId="568EE643" w14:textId="40A54EB5" w:rsidR="002B6461" w:rsidRPr="00D56033" w:rsidRDefault="00310E6E" w:rsidP="00D56033">
      <w:pPr>
        <w:rPr>
          <w:rFonts w:ascii="Times New Roman" w:hAnsi="Times New Roman" w:cs="Times New Roman"/>
          <w:i/>
          <w:iCs/>
          <w:u w:val="single"/>
          <w:lang w:val="en-US"/>
        </w:rPr>
      </w:pPr>
      <w:r w:rsidRPr="00D56033">
        <w:rPr>
          <w:rFonts w:ascii="Times New Roman" w:hAnsi="Times New Roman" w:cs="Times New Roman"/>
          <w:i/>
          <w:iCs/>
          <w:u w:val="single"/>
          <w:lang w:val="en-US"/>
        </w:rPr>
        <w:t>Design</w:t>
      </w:r>
    </w:p>
    <w:p w14:paraId="6F28B415" w14:textId="01BC7837" w:rsidR="00186CBD" w:rsidRDefault="00186CBD" w:rsidP="004769EA">
      <w:pPr>
        <w:spacing w:after="100" w:line="276" w:lineRule="auto"/>
        <w:jc w:val="both"/>
        <w:rPr>
          <w:rFonts w:ascii="Times New Roman" w:hAnsi="Times New Roman" w:cs="Times New Roman"/>
          <w:lang w:val="en-US"/>
        </w:rPr>
      </w:pPr>
      <w:r>
        <w:rPr>
          <w:rFonts w:ascii="Times New Roman" w:hAnsi="Times New Roman" w:cs="Times New Roman"/>
          <w:lang w:val="en-US"/>
        </w:rPr>
        <w:t>V</w:t>
      </w:r>
      <w:r w:rsidR="00575B2E">
        <w:rPr>
          <w:rFonts w:ascii="Times New Roman" w:hAnsi="Times New Roman" w:cs="Times New Roman"/>
          <w:lang w:val="en-US"/>
        </w:rPr>
        <w:t xml:space="preserve">ariables </w:t>
      </w:r>
      <w:r w:rsidR="00DF0493">
        <w:rPr>
          <w:rFonts w:ascii="Times New Roman" w:hAnsi="Times New Roman" w:cs="Times New Roman"/>
          <w:lang w:val="en-US"/>
        </w:rPr>
        <w:t xml:space="preserve">identified in cycle 1 </w:t>
      </w:r>
      <w:r w:rsidR="00D11BE2">
        <w:rPr>
          <w:rFonts w:ascii="Times New Roman" w:hAnsi="Times New Roman" w:cs="Times New Roman"/>
          <w:lang w:val="en-US"/>
        </w:rPr>
        <w:t>we</w:t>
      </w:r>
      <w:r>
        <w:rPr>
          <w:rFonts w:ascii="Times New Roman" w:hAnsi="Times New Roman" w:cs="Times New Roman"/>
          <w:lang w:val="en-US"/>
        </w:rPr>
        <w:t>re</w:t>
      </w:r>
      <w:r w:rsidR="00D507BD">
        <w:rPr>
          <w:rFonts w:ascii="Times New Roman" w:hAnsi="Times New Roman" w:cs="Times New Roman"/>
          <w:lang w:val="en-US"/>
        </w:rPr>
        <w:t xml:space="preserve"> grouped into</w:t>
      </w:r>
      <w:r>
        <w:rPr>
          <w:rFonts w:ascii="Times New Roman" w:hAnsi="Times New Roman" w:cs="Times New Roman"/>
          <w:lang w:val="en-US"/>
        </w:rPr>
        <w:t xml:space="preserve"> categories representing the technical aspects of fishing operations (category: operational), the outcomes of fishing operations (category: user), the economic (category: economic), societal (category: societal) and individual (category; individual) spheres of the fisher. Two additional categories were added to include the decision nodes and the utilities</w:t>
      </w:r>
      <w:r w:rsidR="00DF0493">
        <w:rPr>
          <w:rFonts w:ascii="Times New Roman" w:hAnsi="Times New Roman" w:cs="Times New Roman"/>
          <w:lang w:val="en-US"/>
        </w:rPr>
        <w:t>, or risks.</w:t>
      </w:r>
    </w:p>
    <w:p w14:paraId="79AD25E5" w14:textId="11678F84" w:rsidR="0080648F" w:rsidRDefault="00186CBD" w:rsidP="00186CBD">
      <w:pPr>
        <w:spacing w:after="100" w:line="276" w:lineRule="auto"/>
        <w:jc w:val="both"/>
        <w:rPr>
          <w:rFonts w:ascii="Times New Roman" w:hAnsi="Times New Roman" w:cs="Times New Roman"/>
          <w:lang w:val="en-US"/>
        </w:rPr>
      </w:pPr>
      <w:r>
        <w:rPr>
          <w:rFonts w:ascii="Times New Roman" w:hAnsi="Times New Roman" w:cs="Times New Roman"/>
          <w:lang w:val="en-US"/>
        </w:rPr>
        <w:t>Each category is</w:t>
      </w:r>
      <w:r w:rsidR="00575B2E">
        <w:rPr>
          <w:rFonts w:ascii="Times New Roman" w:hAnsi="Times New Roman" w:cs="Times New Roman"/>
          <w:lang w:val="en-US"/>
        </w:rPr>
        <w:t xml:space="preserve"> revised to</w:t>
      </w:r>
      <w:r w:rsidR="002E66A4">
        <w:rPr>
          <w:rFonts w:ascii="Times New Roman" w:hAnsi="Times New Roman" w:cs="Times New Roman"/>
          <w:lang w:val="en-US"/>
        </w:rPr>
        <w:t xml:space="preserve"> </w:t>
      </w:r>
      <w:r w:rsidR="00575B2E" w:rsidRPr="00DA2F21">
        <w:rPr>
          <w:rFonts w:ascii="Times New Roman" w:hAnsi="Times New Roman" w:cs="Times New Roman"/>
          <w:lang w:val="en-US"/>
        </w:rPr>
        <w:t xml:space="preserve">tailor complexity to </w:t>
      </w:r>
      <w:r w:rsidR="00575B2E">
        <w:rPr>
          <w:rFonts w:ascii="Times New Roman" w:hAnsi="Times New Roman" w:cs="Times New Roman"/>
          <w:lang w:val="en-US"/>
        </w:rPr>
        <w:t>available information</w:t>
      </w:r>
      <w:r w:rsidR="002D7FD8">
        <w:rPr>
          <w:rFonts w:ascii="Times New Roman" w:hAnsi="Times New Roman" w:cs="Times New Roman"/>
          <w:lang w:val="en-US"/>
        </w:rPr>
        <w:t xml:space="preserve"> </w:t>
      </w:r>
      <w:r w:rsidR="00575B2E">
        <w:rPr>
          <w:rFonts w:ascii="Times New Roman" w:hAnsi="Times New Roman" w:cs="Times New Roman"/>
          <w:lang w:val="en-US"/>
        </w:rPr>
        <w:t xml:space="preserve">and to the need of the research question. </w:t>
      </w:r>
      <w:r w:rsidR="002D7FD8">
        <w:rPr>
          <w:rFonts w:ascii="Times New Roman" w:hAnsi="Times New Roman" w:cs="Times New Roman"/>
          <w:lang w:val="en-US"/>
        </w:rPr>
        <w:t xml:space="preserve">Revision can either imply simplification or extension. </w:t>
      </w:r>
      <w:r w:rsidR="00DF0493">
        <w:rPr>
          <w:rFonts w:ascii="Times New Roman" w:hAnsi="Times New Roman" w:cs="Times New Roman"/>
          <w:lang w:val="en-US"/>
        </w:rPr>
        <w:t>T</w:t>
      </w:r>
      <w:r>
        <w:rPr>
          <w:rFonts w:ascii="Times New Roman" w:hAnsi="Times New Roman" w:cs="Times New Roman"/>
          <w:lang w:val="en-US"/>
        </w:rPr>
        <w:t>he number of variables in the operational category</w:t>
      </w:r>
      <w:r w:rsidR="00DF0493">
        <w:rPr>
          <w:rFonts w:ascii="Times New Roman" w:hAnsi="Times New Roman" w:cs="Times New Roman"/>
          <w:lang w:val="en-US"/>
        </w:rPr>
        <w:t xml:space="preserve"> was reduced.</w:t>
      </w:r>
      <w:r>
        <w:rPr>
          <w:rFonts w:ascii="Times New Roman" w:hAnsi="Times New Roman" w:cs="Times New Roman"/>
          <w:lang w:val="en-US"/>
        </w:rPr>
        <w:t xml:space="preserve"> </w:t>
      </w:r>
      <w:r w:rsidR="008E1B89">
        <w:rPr>
          <w:rFonts w:ascii="Times New Roman" w:hAnsi="Times New Roman" w:cs="Times New Roman"/>
          <w:lang w:val="en-US"/>
        </w:rPr>
        <w:t xml:space="preserve">Simplification </w:t>
      </w:r>
      <w:r w:rsidR="005254BC">
        <w:rPr>
          <w:rFonts w:ascii="Times New Roman" w:hAnsi="Times New Roman" w:cs="Times New Roman"/>
          <w:lang w:val="en-US"/>
        </w:rPr>
        <w:t>is based</w:t>
      </w:r>
      <w:r w:rsidR="00DF0493">
        <w:rPr>
          <w:rFonts w:ascii="Times New Roman" w:hAnsi="Times New Roman" w:cs="Times New Roman"/>
          <w:lang w:val="en-US"/>
        </w:rPr>
        <w:t xml:space="preserve"> on</w:t>
      </w:r>
      <w:r w:rsidR="002D7FD8">
        <w:rPr>
          <w:rFonts w:ascii="Times New Roman" w:hAnsi="Times New Roman" w:cs="Times New Roman"/>
          <w:lang w:val="en-US"/>
        </w:rPr>
        <w:t xml:space="preserve"> </w:t>
      </w:r>
      <w:r w:rsidR="008E1B89" w:rsidRPr="00575B2E">
        <w:rPr>
          <w:rFonts w:ascii="Times New Roman" w:hAnsi="Times New Roman" w:cs="Times New Roman"/>
          <w:lang w:val="en-US"/>
        </w:rPr>
        <w:t>grouping variables with similar effects</w:t>
      </w:r>
      <w:r w:rsidR="002D7FD8">
        <w:rPr>
          <w:rFonts w:ascii="Times New Roman" w:hAnsi="Times New Roman" w:cs="Times New Roman"/>
          <w:lang w:val="en-US"/>
        </w:rPr>
        <w:t xml:space="preserve">; </w:t>
      </w:r>
      <w:r w:rsidR="008E1B89" w:rsidRPr="00575B2E">
        <w:rPr>
          <w:rFonts w:ascii="Times New Roman" w:hAnsi="Times New Roman" w:cs="Times New Roman"/>
          <w:lang w:val="en-US"/>
        </w:rPr>
        <w:t xml:space="preserve">eliminating variables that are </w:t>
      </w:r>
      <w:r w:rsidR="008E1B89">
        <w:rPr>
          <w:rFonts w:ascii="Times New Roman" w:hAnsi="Times New Roman" w:cs="Times New Roman"/>
          <w:lang w:val="en-US"/>
        </w:rPr>
        <w:t>not relevant for the research question</w:t>
      </w:r>
      <w:r w:rsidR="00DF0493">
        <w:rPr>
          <w:rFonts w:ascii="Times New Roman" w:hAnsi="Times New Roman" w:cs="Times New Roman"/>
          <w:lang w:val="en-US"/>
        </w:rPr>
        <w:t xml:space="preserve"> or</w:t>
      </w:r>
      <w:r w:rsidR="002D7FD8">
        <w:rPr>
          <w:rFonts w:ascii="Times New Roman" w:hAnsi="Times New Roman" w:cs="Times New Roman"/>
          <w:lang w:val="en-US"/>
        </w:rPr>
        <w:t xml:space="preserve"> that </w:t>
      </w:r>
      <w:r w:rsidR="00DF0493">
        <w:rPr>
          <w:rFonts w:ascii="Times New Roman" w:hAnsi="Times New Roman" w:cs="Times New Roman"/>
          <w:lang w:val="en-US"/>
        </w:rPr>
        <w:t>are</w:t>
      </w:r>
      <w:r w:rsidR="008E1B89" w:rsidRPr="00575B2E">
        <w:rPr>
          <w:rFonts w:ascii="Times New Roman" w:hAnsi="Times New Roman" w:cs="Times New Roman"/>
          <w:lang w:val="en-US"/>
        </w:rPr>
        <w:t xml:space="preserve"> too ambiguous</w:t>
      </w:r>
      <w:r w:rsidR="008E1B89">
        <w:rPr>
          <w:rFonts w:ascii="Times New Roman" w:hAnsi="Times New Roman" w:cs="Times New Roman"/>
          <w:lang w:val="en-US"/>
        </w:rPr>
        <w:t>.</w:t>
      </w:r>
      <w:r w:rsidR="00B91E70">
        <w:rPr>
          <w:rFonts w:ascii="Times New Roman" w:hAnsi="Times New Roman" w:cs="Times New Roman"/>
          <w:lang w:val="en-US"/>
        </w:rPr>
        <w:t xml:space="preserve"> </w:t>
      </w:r>
      <w:r w:rsidR="00DF0493">
        <w:rPr>
          <w:rFonts w:ascii="Times New Roman" w:hAnsi="Times New Roman" w:cs="Times New Roman"/>
          <w:lang w:val="en-US"/>
        </w:rPr>
        <w:t>E</w:t>
      </w:r>
      <w:r>
        <w:rPr>
          <w:rFonts w:ascii="Times New Roman" w:hAnsi="Times New Roman" w:cs="Times New Roman"/>
          <w:lang w:val="en-US"/>
        </w:rPr>
        <w:t>very other category</w:t>
      </w:r>
      <w:r w:rsidR="00DF0493">
        <w:rPr>
          <w:rFonts w:ascii="Times New Roman" w:hAnsi="Times New Roman" w:cs="Times New Roman"/>
          <w:lang w:val="en-US"/>
        </w:rPr>
        <w:t xml:space="preserve"> was expanded by including variables</w:t>
      </w:r>
      <w:r>
        <w:rPr>
          <w:rFonts w:ascii="Times New Roman" w:hAnsi="Times New Roman" w:cs="Times New Roman"/>
          <w:lang w:val="en-US"/>
        </w:rPr>
        <w:t xml:space="preserve"> adopted </w:t>
      </w:r>
      <w:r w:rsidR="00DF0493">
        <w:rPr>
          <w:rFonts w:ascii="Times New Roman" w:hAnsi="Times New Roman" w:cs="Times New Roman"/>
          <w:lang w:val="en-US"/>
        </w:rPr>
        <w:t>i</w:t>
      </w:r>
      <w:r w:rsidR="002D7FD8">
        <w:rPr>
          <w:rFonts w:ascii="Times New Roman" w:hAnsi="Times New Roman" w:cs="Times New Roman"/>
          <w:lang w:val="en-US"/>
        </w:rPr>
        <w:t>n social ecological systems literature</w:t>
      </w:r>
      <w:r w:rsidR="0080648F">
        <w:rPr>
          <w:rFonts w:ascii="Times New Roman" w:hAnsi="Times New Roman" w:cs="Times New Roman"/>
          <w:lang w:val="en-US"/>
        </w:rPr>
        <w:t xml:space="preserve">, with emphasis on </w:t>
      </w:r>
      <w:r w:rsidR="0080648F">
        <w:rPr>
          <w:rFonts w:ascii="Times New Roman" w:hAnsi="Times New Roman" w:cs="Times New Roman"/>
          <w:lang w:val="en-GB"/>
        </w:rPr>
        <w:t xml:space="preserve">expressing </w:t>
      </w:r>
      <w:r w:rsidR="0080648F" w:rsidRPr="008E1B89">
        <w:rPr>
          <w:rFonts w:ascii="Times New Roman" w:hAnsi="Times New Roman" w:cs="Times New Roman"/>
          <w:i/>
          <w:iCs/>
          <w:lang w:val="en-GB"/>
        </w:rPr>
        <w:t>how important is fishing for the community</w:t>
      </w:r>
      <w:r w:rsidR="0080648F" w:rsidRPr="008E1B89">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{"citationID":"YJJxiOjv","properties":{"formattedCitation":"(Crosman et al., 2019; Ekstrom et al., 2015; Wabnitz et al., 2018)","plainCitation":"(Crosman et al., 2019; Ekstrom et al., 2015; Wabnitz et al., 2018)","noteIndex":0},"citationItems":[{"id":1613,"uris":["http://zotero.org/users/6838574/items/S6XQT9PF"],"itemData":{"id":1613,"type":"article-journal","abstract":"Understanding the vulnerability of different US coastal communities to the likely harmful effects of ocean acidification on shellfisheries should inform the development of effective adaptation measures.","container-title":"Nature Climate Change","DOI":"10.1038/nclimate2508","ISSN":"1758-6798","issue":"3","journalAbbreviation":"Nature Clim Change","language":"en","license":"2015 Springer Nature Limited","note":"publisher: Nature Publishing Group","page":"207-214","source":"www.nature.com","title":"Vulnerability and adaptation of US shellfisheries to ocean acidification","volume":"5","author":[{"family":"Ekstrom","given":"Julia A."},{"family":"Suatoni","given":"Lisa"},{"family":"Cooley","given":"Sarah R."},{"family":"Pendleton","given":"Linwood H."},{"family":"Waldbusser","given":"George G."},{"family":"Cinner","given":"Josh E."},{"family":"Ritter","given":"Jessica"},{"family":"Langdon","given":"Chris"},{"family":"Hooidonk","given":"Ruben","non-dropping-particle":"van"},{"family":"Gledhill","given":"Dwight"},{"family":"Wellman","given":"Katharine"},{"family":"Beck","given":"Michael W."},{"family":"Brander","given":"Luke M."},{"family":"Rittschof","given":"Dan"},{"family":"Doherty","given":"Carolyn"},{"family":"Edwards","given":"Peter E. T."},{"family":"Portela","given":"Rosimeiry"}],"issued":{"date-parts":[["2015",3]]}}},{"id":1615,"uris":["http://zotero.org/users/6838574/items/LM3XWGRB"],"itemData":{"id":1615,"type":"article-journal","abstract":"Climate change–reflected in significant environmental changes such as warming, sea level rise, shifts in salinity, oxygen and other ocean conditions–is expected to impact marine organisms and associated fisheries. This study provides an assessment of the potential impacts on, and the vulnerability of, marine biodiversity and fisheries catches in the Arabian Gulf under climate change. To this end, using three separate niche modelling approaches under a ‘business-as-usual’ climate change scenario, we projected the future habitat suitability of the Arabian Gulf (also known as the Persian Gulf) for 55 expert-identified priority species, including charismatic and non-fish species. Second, we conducted a vulnerability assessment of national economies to climate change impacts on fisheries. The modelling outputs suggested a high rate of local extinction (up to 35% of initial species richness) by 2090 relative to 2010. Spatially, projected local extinctions are highest in the southwestern part of the Gulf, off the coast of Saudi Arabia, Qatar and the United Arab Emirates (UAE). While the projected patterns provided useful indicators of potential climate change impacts on the region’s diversity, the magnitude of changes in habitat suitability are more uncertain. Fisheries-specific results suggested reduced future catch potential for several countries on the western side of the Gulf, with projections differing only slightly among models. Qatar and the UAE were particularly affected, with more than a 26% drop in future fish catch potential. Integrating changes in catch potential with socio-economic indicators suggested the fisheries of Bahrain and Iran may be most vulnerable to climate change. We discuss limitations of the indicators and the methods used, as well as the implications of our overall findings for conservation and fisheries management policies in the region.","container-title":"PLOS ONE","DOI":"10.1371/journal.pone.0194537","ISSN":"1932-6203","issue":"5","journalAbbreviation":"PLOS ONE","language":"en","note":"publisher: Public Library of Science","page":"e0194537","source":"PLoS Journals","title":"Climate change impacts on marine biodiversity, fisheries and society in the Arabian Gulf","volume":"13","author":[{"family":"Wabnitz","given":"Colette C. C."},{"family":"Lam","given":"Vicky W. Y."},{"family":"Reygondeau","given":"Gabriel"},{"family":"Teh","given":"Lydia C. L."},{"family":"Al-Abdulrazzak","given":"Dalal"},{"family":"Khalfallah","given":"Myriam"},{"family":"Pauly","given":"Daniel"},{"family":"Palomares","given":"Maria L. Deng"},{"family":"Zeller","given":"Dirk"},{"family":"Cheung","given":"William W. L."}],"issued":{"date-parts":[["2018",5,2]]}}},{"id":1722,"uris":["http://zotero.org/users/6838574/items/LLHNYK6F"],"itemData":{"id":1722,"type":"article-journal","abstract":"Semantic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D."}],"issued":{"date-parts":[["2019"]]}}}],"schema":"https://github.com/citation-style-language/schema/raw/master/csl-citation.json"} </w:instrText>
      </w:r>
      <w:r w:rsidR="0080648F" w:rsidRPr="00DA2F21">
        <w:rPr>
          <w:rFonts w:ascii="Times New Roman" w:hAnsi="Times New Roman" w:cs="Times New Roman"/>
          <w:lang w:val="en-GB"/>
        </w:rPr>
        <w:fldChar w:fldCharType="separate"/>
      </w:r>
      <w:r w:rsidR="0080648F" w:rsidRPr="00DA2F21">
        <w:rPr>
          <w:rFonts w:ascii="Times New Roman" w:hAnsi="Times New Roman" w:cs="Times New Roman"/>
          <w:lang w:val="en-GB"/>
        </w:rPr>
        <w:t>(Crosman et al., 2019; Ekstrom et al., 2015; Wabnitz et al., 2018)</w:t>
      </w:r>
      <w:r w:rsidR="0080648F" w:rsidRPr="00DA2F21">
        <w:rPr>
          <w:rFonts w:ascii="Times New Roman" w:hAnsi="Times New Roman" w:cs="Times New Roman"/>
          <w:lang w:val="en-GB"/>
        </w:rPr>
        <w:fldChar w:fldCharType="end"/>
      </w:r>
      <w:r w:rsidR="0080648F" w:rsidRPr="00DA2F21">
        <w:rPr>
          <w:rFonts w:ascii="Times New Roman" w:hAnsi="Times New Roman" w:cs="Times New Roman"/>
          <w:lang w:val="en-GB"/>
        </w:rPr>
        <w:t xml:space="preserve">, </w:t>
      </w:r>
      <w:r w:rsidR="0080648F" w:rsidRPr="008E1B89">
        <w:rPr>
          <w:rFonts w:ascii="Times New Roman" w:hAnsi="Times New Roman" w:cs="Times New Roman"/>
          <w:i/>
          <w:iCs/>
          <w:lang w:val="en-GB"/>
        </w:rPr>
        <w:t>how the community is able to adapt</w:t>
      </w:r>
      <w:r w:rsidR="0080648F" w:rsidRPr="00DA2F21">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{"citationID":"1xdkqbz3","properties":{"formattedCitation":"(Cinner et al., 2012; Green et al., 2021; Kruse et al., 2024; Ritzman et al., 2018)","plainCitation":"(Cinner et al., 2012; Green et al., 2021; Kruse et al., 2024; Ritzman et al., 2018)","noteIndex":0},"citationItems":[{"id":1620,"uris":["http://zotero.org/users/6838574/items/GKT9TQMZ"],"itemData":{"id":1620,"type":"article-journal","abstract":"Coral reefs support the livelihood of millions of people especially those engaged in marine fisheries activities. Coral reefs are highly vulnerable to climate change induced stresses that have led to substantial coral mortality over large spatial scales. Such climate change impacts have the potential to lead to declines in marine fish production and compromise the livelihoods of fisheries dependent communities. Yet few studies have examined social vulnerability in the context of changes specific to coral reef ecosystems. In this paper, we examine three dimensions of vulnerability (exposure, sensitivity, and adaptive capacity) of 29 coastal communities across five western Indian Ocean countries to the impacts of coral bleaching on fishery returns. A key contribution is the development of a novel, network-based approach to examining sensitivity to changes in the fishery that incorporates linkages between fishery and non-fishery occupations. We find that key sources of vulnerability differ considerably within and between the five countries. Our approach allows the visualization of how these dimensions of vulnerability differ from site to site, providing important insights into the types of nuanced policy interventions that may help to reduce vulnerability at a specific location. To complement this, we develop framework of policy actions thought to reduce different aspects of vulnerability at varying spatial and temporal scales. Although our results are specific to reef fisheries impacts from coral bleaching, this approach provides a framework for other types of threats and different social-ecological systems more broadly.","container-title":"Global Environmental Change","DOI":"10.1016/j.gloenvcha.2011.09.018","ISSN":"0959-3780","issue":"1","journalAbbreviation":"Global Environmental Change","page":"12-20","source":"ScienceDirect","title":"Vulnerability of coastal communities to key impacts of climate change on coral reef fisheries","volume":"22","author":[{"family":"Cinner","given":"J. E."},{"family":"McClanahan","given":"T. R."},{"family":"Graham","given":"N. A. J."},{"family":"Daw","given":"T. M."},{"family":"Maina","given":"J."},{"family":"Stead","given":"S. M."},{"family":"Wamukota","given":"A."},{"family":"Brown","given":"K."},{"family":"Bodin","given":"Ö."}],"issued":{"date-parts":[["2012",2,1]]}}},{"id":1684,"uris":["http://zotero.org/users/6838574/items/SXN4TJ5H"],"itemData":{"id":1684,"type":"article-journal","abstract":"As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B."}],"issued":{"date-parts":[["2021",1,23]]}}},{"id":1863,"uris":["http://zotero.org/users/6838574/items/MXUKZ8IT"],"itemData":{"id":1863,"type":"article-journal","abstract":"Fisheries social-ecological systems (SES) in the North Sea region confront multifaceted challenges stemming from environmental changes, offshore wind farm expansion, and marine protected area establishment. In this paper, we demonstrate the utility of a Bayesian Belief Network (BN) approach in comprehensively capturing and assessing the intricate spatial dynamics within the German plaice-related fisheries SES. The BN integrates ecological, economic, and socio-cultural factors to generate high-resolution maps of profitability and adaptive capacity potential (ACP) as prospective management targets. Our analysis of future scenarios, delineating changes in spatial constraints, economics, and socio-cultural aspects, identifies factors that will exert significant influence on this fisheries SES in the near future. These include the loss of fishing grounds due to the installation of offshore wind farms and marine protected areas, as well as reduced plaice landings due to climate change. The identified ACP hotspots hold the potential to guide the development of localized management strategies and sustainable planning efforts by highlighting the consequences of management decisions. Our findings emphasize the need to consider detailed spatial dynamics of fisheries SES within marine spatial planning (MSP) and illustrate how this information may assist decision-makers and practitioners in area prioritization. We, therefore, propose adopting the concept of fisheries SES within broader integrated management approaches to foster sustainable development of inherently dynamic SES in a rapidly evolving marine environment.","container-title":"Journal of Environmental Management","DOI":"10.1016/j.jenvman.2024.120685","ISSN":"0301-4797","journalAbbreviation":"Journal of Environmental Management","page":"120685","source":"ScienceDirect","title":"Operationalizing a fisheries social-ecological system through a Bayesian belief network reveals hotspots for its adaptive capacity in the southern North sea","volume":"357","author":[{"family":"Kruse","given":"M."},{"family":"Letschert","given":"J."},{"family":"Cormier","given":"R."},{"family":"Rambo","given":"H."},{"family":"Gee","given":"K."},{"family":"Kannen","given":"A."},{"family":"Schaper","given":"J."},{"family":"Möllmann","given":"C."},{"family":"Stelzenmüller","given":"V."}],"issued":{"date-parts":[["2024",4,1]]}}},{"id":1725,"uris":["http://zotero.org/users/6838574/items/DE6HAX6Z"],"itemData":{"id":1725,"type":"article-journal","abstract":"In the spring of 2015, a massive harmful algal bloom (HAB) of the toxin-producing diatom Pseudo-nitzschia occurred on the U.S. West Coast, resulting in the largest recorded outbreak of the toxin domoic acid and causing fisheries closures. Closures extended into 2016 and generated an economic shock for coastal fishing communities. This study examines the economic and sociocultural impacts of the Dungeness crab and razor clam fisheries closures on two fishing-dependent communities. Semi-structured interviews were conducted with 36 community members from two communities impacted by the event - Crescent City, California and Long Beach, Washington. Interviewees included those involved in the fishing, hospitality, and retail industries, local government officials, recreational harvesters, and others. Interviews probed aspects of resilience in economic, social, institutional, and physical domains, based on the contention that community resilience will influence the communities' ability to withstand HAB events. Dimensions of vulnerability were also explored, encompassing sensitivity of the communities to HAB events and their adaptive capacity. Common themes that emerged from the interview responses indicate that economic hardships extended beyond fishing-related operations and permeated through other sectors, particularly the hospitality industry. Significant barriers t</w:instrText>
      </w:r>
      <w:r w:rsidR="0080648F" w:rsidRPr="008E1B89">
        <w:rPr>
          <w:rFonts w:ascii="Times New Roman" w:hAnsi="Times New Roman" w:cs="Times New Roman"/>
          <w:lang w:val="en-GB"/>
        </w:rPr>
        <w:instrText xml:space="preserve">o accessing financial and employment assistance during extended fisheries closures were identified, particularly for fishers. Long-held traditions surrounding crab and shellfish harvest and consumption were disrupted, threatening the cultural identities of the affected communities. Community members expressed a desire for clearer, more thorough, and more rapid dissemination of information regarding the management of fisheries closures and the health risks associated with HAB toxins. The likelihood of intensifying HABs under climate change heightens the need for actions to increase the resilience of fishing communities to the economic and sociocultural impacts caused by HAB-related fisheries closures.","container-title":"Harmful Algae","DOI":"10.1016/j.hal.2018.09.002","ISSN":"1878-1470","journalAbbreviation":"Harmful Algae","language":"eng","note":"PMID: 30502810","page":"35-45","source":"PubMed","title":"Economic and sociocultural impacts of fisheries closures in two fishing-dependent communities following the massive 2015 U.S. West Coast harmful algal bloom","volume":"80","author":[{"family":"Ritzman","given":"Jerilyn"},{"family":"Brodbeck","given":"Amy"},{"family":"Brostrom","given":"Sara"},{"family":"McGrew","given":"Scott"},{"family":"Dreyer","given":"Stacia"},{"family":"Klinger","given":"Terrie"},{"family":"Moore","given":"Stephanie K."}],"issued":{"date-parts":[["2018",12]]}}}],"schema":"https://github.com/citation-style-language/schema/raw/master/csl-citation.json"} </w:instrText>
      </w:r>
      <w:r w:rsidR="0080648F" w:rsidRPr="00DA2F21">
        <w:rPr>
          <w:rFonts w:ascii="Times New Roman" w:hAnsi="Times New Roman" w:cs="Times New Roman"/>
          <w:lang w:val="en-GB"/>
        </w:rPr>
        <w:fldChar w:fldCharType="separate"/>
      </w:r>
      <w:r w:rsidR="0080648F" w:rsidRPr="008E1B89">
        <w:rPr>
          <w:rFonts w:ascii="Times New Roman" w:hAnsi="Times New Roman" w:cs="Times New Roman"/>
          <w:lang w:val="en-GB"/>
        </w:rPr>
        <w:t>(Cinner et al., 2012; Green et al., 2021; Kruse et al., 2024; Ritzman et al., 2018)</w:t>
      </w:r>
      <w:r w:rsidR="0080648F" w:rsidRPr="00DA2F21">
        <w:rPr>
          <w:rFonts w:ascii="Times New Roman" w:hAnsi="Times New Roman" w:cs="Times New Roman"/>
          <w:lang w:val="en-GB"/>
        </w:rPr>
        <w:fldChar w:fldCharType="end"/>
      </w:r>
      <w:r w:rsidR="0080648F" w:rsidRPr="008E1B89">
        <w:rPr>
          <w:rFonts w:ascii="Times New Roman" w:hAnsi="Times New Roman" w:cs="Times New Roman"/>
          <w:lang w:val="en-GB"/>
        </w:rPr>
        <w:t xml:space="preserve">, </w:t>
      </w:r>
      <w:r w:rsidR="0080648F" w:rsidRPr="008E1B89">
        <w:rPr>
          <w:rFonts w:ascii="Times New Roman" w:hAnsi="Times New Roman" w:cs="Times New Roman"/>
          <w:i/>
          <w:iCs/>
          <w:lang w:val="en-GB"/>
        </w:rPr>
        <w:t xml:space="preserve">how </w:t>
      </w:r>
      <w:r w:rsidR="0080648F">
        <w:rPr>
          <w:rFonts w:ascii="Times New Roman" w:hAnsi="Times New Roman" w:cs="Times New Roman"/>
          <w:i/>
          <w:iCs/>
          <w:lang w:val="en-GB"/>
        </w:rPr>
        <w:t xml:space="preserve">important is </w:t>
      </w:r>
      <w:r w:rsidR="0080648F" w:rsidRPr="008E1B89">
        <w:rPr>
          <w:rFonts w:ascii="Times New Roman" w:hAnsi="Times New Roman" w:cs="Times New Roman"/>
          <w:i/>
          <w:iCs/>
          <w:lang w:val="en-GB"/>
        </w:rPr>
        <w:t xml:space="preserve">fishing </w:t>
      </w:r>
      <w:r w:rsidR="0080648F">
        <w:rPr>
          <w:rFonts w:ascii="Times New Roman" w:hAnsi="Times New Roman" w:cs="Times New Roman"/>
          <w:i/>
          <w:iCs/>
          <w:lang w:val="en-GB"/>
        </w:rPr>
        <w:t>for</w:t>
      </w:r>
      <w:r w:rsidR="0080648F" w:rsidRPr="008E1B89">
        <w:rPr>
          <w:rFonts w:ascii="Times New Roman" w:hAnsi="Times New Roman" w:cs="Times New Roman"/>
          <w:i/>
          <w:iCs/>
          <w:lang w:val="en-GB"/>
        </w:rPr>
        <w:t xml:space="preserve"> personal wellbeing</w:t>
      </w:r>
      <w:r w:rsidR="0080648F" w:rsidRPr="00DA2F21">
        <w:rPr>
          <w:rFonts w:ascii="Times New Roman" w:hAnsi="Times New Roman" w:cs="Times New Roman"/>
          <w:lang w:val="en-GB"/>
        </w:rPr>
        <w:t xml:space="preserve"> </w:t>
      </w:r>
      <w:r w:rsidR="0080648F" w:rsidRPr="00DA2F21">
        <w:rPr>
          <w:rFonts w:ascii="Times New Roman" w:hAnsi="Times New Roman" w:cs="Times New Roman"/>
          <w:lang w:val="en-GB"/>
        </w:rPr>
        <w:fldChar w:fldCharType="begin"/>
      </w:r>
      <w:r w:rsidR="0080648F">
        <w:rPr>
          <w:rFonts w:ascii="Times New Roman" w:hAnsi="Times New Roman" w:cs="Times New Roman"/>
          <w:lang w:val="en-GB"/>
        </w:rPr>
        <w:instrText xml:space="preserve"> ADDIN ZOTERO_ITEM CSL_CITATION {"citationID":"hKTh4KBO","properties":{"formattedCitation":"(Crosman et al., 2019; Moore et al., 2024; Stelzenm\\uc0\\u252{}ller et al., 2024)","plainCitation":"(Crosman et al., 2019; Moore et al., 2024; Stelzenmüller et al., 2024)","noteIndex":0},"citationItems":[{"id":1722,"uris":["http://zotero.org/users/6838574/items/LLHNYK6F"],"itemData":{"id":1722,"type":"article-journal","abstract":"Semantic Scholar extracted view of \"Clam hunger and the changing ocean: characterizing social and ecological risks to the Quinault razor clam fishery using participatory modeling\" by Katherine M. Crosman et al.","container-title":"Ecology and Society","DOI":"10.5751/ES-10928-240216","ISSN":"1708-3087","issue":"2","journalAbbreviation":"E&amp;S","language":"en","page":"art16","source":"Semantic Scholar","title":"Clam hunger and the changing ocean: characterizing social and ecological risks to the Quinault razor clam fishery using participatory modeling","title-short":"Clam hunger and the changing ocean","volume":"24","author":[{"family":"Crosman","given":"Katherine M."},{"family":"Petrou","given":"Eleni L."},{"family":"Rudd","given":"Merrill B."},{"family":"Tillotson","given":"Michael D."}],"issued":{"date-parts":[["2019"]]}}},{"id":1627,"uris":["http://zotero.org/users/6838574/items/FSMA8R9P"],"itemData":{"id":1627,"type":"article-journal","abstract":"Climate change is expected to alter harmful algal bloom (HAB) dynamics in marine and freshwater systems around the world, with some regions already experiencing significant increases in HAB events. There has been considerable investment of effort to identify, characterize, track, and predict the direction and magnitude of HAB response to climate variability and change. In comparison, far less effort has been devoted to understanding how human communities respond to HABs in a changing world. Harmful algal blooms alter social-ecological interactions and can have negative consequences for human well-being. This is especially true for fishing communities because their resource-based economies operate at the interface of the natural environment and society. Identifying the components of human well-being that are most affected by HABs can advance ecosystem assessment and inform choices about climate-ready management strategies in and across complex systems. This study uses a framework for considering human well-being in management contexts to explore the effects of HABs of Pseudo-nitzschia spp. on US West Coast fishing communities. We find that HABs, and the management strategies to address them, affect almost every domain of human well-being; however, less than half of these effects meet the criteria to be considered by federal disaster response and recovery programs that provide relief to impacted communities. Moreover, much of the data used to measure the effects of HABs that are eligible for consideration by these programs are not consistently collected, which could lead to inequitable access to disaster relief. Our analysis provides a starting point for communities to develop a suite of high-quality indicators of human well-being to evaluate HAB impacts, assess the effectiveness of management actions and the equity of management outcomes, and track adaptation to system dynamics and external pressures.","container-title":"PLOS Climate","DOI":"10.1371/journal.pclm.0000411","ISSN":"2767-3200","issue":"5","journalAbbreviation":"PLOS Climate","language":"en","note":"publisher: Public Library of Science","page":"e0000411","source":"PLoS Journals","title":"Exploring the human dimensions of harmful algal blooms through a well-being framework to increase resilience in a changing world","volume":"3","author":[{"family":"Moore","given":"Stephanie K."},{"family":"Broadwater","given":"Maggie"},{"family":"Cha","given":"Curtis"},{"family":"Dortch","given":"Quay"},{"family":"Harvey","given":"Chris J."},{"family":"Norman","given":"Karma C."},{"family":"Pearce","given":"Justin"},{"family":"Pomeroy","given":"Carrie"},{"family":"Samhouri","given":"Jameal F."}],"issued":{"date-parts":[["2024",5,6]]}}},{"id":1249,"uris":["http://zotero.org/users/6838574/items/LA9CZ9CM"],"itemData":{"id":1249,"type":"article-journal","abstract":"Global change challenges coupled natural-human systems such as fisheries social-ecological systems (SES) because they are confined by spatial and functional ecosystem boundaries. Understanding the capacity of an SES to adapt to changing environmental or socio-economic conditions is complex and entails an analysis of the system's properties such as resilience, resistance, vulnerability, and adaptive capacity. We used a modified Ostrom framework to structure our analyses and to define the SES components, attributes and indicators of the German mixed demersal fishery SES operating in the southern North Sea. Combining analyses of 20-year time series of environmental and socio-economic data with network analysis and semi-structured interviews allowed for a detailed description of past SES adaptations. Hence, our analysis revealed autonomous adaptations of the SES to environmental and socio-economic change, which entailed a shift in target species, fishing strategies as well as a distinct decrease in number of actors. We found that the adaptive capacity of the SES has declined over time, and that the SES is now on the brink of being unable to withstand future environmental and socio-economic change. It is therefore captured in an undesirable state, reflecting a social-ecological trap where social and environmental feedbacks negatively reinforce each other. The main barriers to the adaptive capacity of the SES are related to fishing cultures, economic structures, policy frameworks and increasing conflicts over the use of marine space. An in-depth understanding of the linkages between the identified key SES components and related indicators is a prerequisite for developing future management approaches to enhance the adaptive capacity of SES to global change. Our findings highlight the need for tailored and context-specific co-management approaches for all decision-making processes affecting SES.","container-title":"Ocean &amp; Coastal Management","DOI":"10.1016/j.ocecoaman.2024.107391","ISSN":"0964-5691","journalAbbreviation":"Ocean &amp; Coastal Management","page":"107391","source":"ScienceDirect","title":"Exploring the adaptive capacity of a fisheries social-ecological system to global change","volume":"258","author":[{"family":"Stelzenmüller","given":"Vanessa"},{"family":"Letschert","given":"Jonas"},{"family":"Blanz","given":"Benjamin"},{"family":"Blöcker","given":"Alexandra M."},{"family":"Claudet","given":"Joachim"},{"family":"Cormier","given":"Roland"},{"family":"Gee","given":"Kira"},{"family":"Held","given":"Hermann"},{"family":"Kannen","given":"Andreas"},{"family":"Kruse","given":"Maren"},{"family":"Rambo","given":"Henrike"},{"family":"Schaper","given":"Jürgen"},{"family":"Sguotti","given":"Camilla"},{"family":"Stollberg","given":"Nicole"},{"family":"Quiroga","given":"Emily"},{"family":"Möllmann","given":"Christian"}],"issued":{"date-parts":[["2024",11,1]]}}}],"schema":"https://github.com/citation-style-language/schema/raw/master/csl-citation.json"} </w:instrText>
      </w:r>
      <w:r w:rsidR="0080648F" w:rsidRPr="00DA2F21">
        <w:rPr>
          <w:rFonts w:ascii="Times New Roman" w:hAnsi="Times New Roman" w:cs="Times New Roman"/>
          <w:lang w:val="en-GB"/>
        </w:rPr>
        <w:fldChar w:fldCharType="separate"/>
      </w:r>
      <w:r w:rsidR="0080648F" w:rsidRPr="008E1B89">
        <w:rPr>
          <w:rFonts w:ascii="Times New Roman" w:hAnsi="Times New Roman" w:cs="Times New Roman"/>
          <w:kern w:val="0"/>
          <w:lang w:val="en-GB"/>
        </w:rPr>
        <w:t>(Crosman et al., 2019; Moore et al., 2024; Stelzenmüller et al., 2024)</w:t>
      </w:r>
      <w:r w:rsidR="0080648F" w:rsidRPr="00DA2F21">
        <w:rPr>
          <w:rFonts w:ascii="Times New Roman" w:hAnsi="Times New Roman" w:cs="Times New Roman"/>
          <w:lang w:val="en-GB"/>
        </w:rPr>
        <w:fldChar w:fldCharType="end"/>
      </w:r>
      <w:r w:rsidR="0080648F">
        <w:rPr>
          <w:rFonts w:ascii="Times New Roman" w:hAnsi="Times New Roman" w:cs="Times New Roman"/>
          <w:lang w:val="en-GB"/>
        </w:rPr>
        <w:t>.</w:t>
      </w:r>
      <w:r w:rsidR="0080648F">
        <w:rPr>
          <w:rFonts w:ascii="Times New Roman" w:hAnsi="Times New Roman" w:cs="Times New Roman"/>
          <w:lang w:val="en-US"/>
        </w:rPr>
        <w:t xml:space="preserve"> </w:t>
      </w:r>
    </w:p>
    <w:p w14:paraId="06AB330D" w14:textId="6E4F537C" w:rsidR="006C1DC9" w:rsidRDefault="00DF0493" w:rsidP="006C1DC9">
      <w:pPr>
        <w:spacing w:after="0" w:line="276" w:lineRule="auto"/>
        <w:jc w:val="both"/>
        <w:rPr>
          <w:rFonts w:ascii="Times New Roman" w:hAnsi="Times New Roman" w:cs="Times New Roman"/>
          <w:lang w:val="en-GB"/>
        </w:rPr>
      </w:pPr>
      <w:r>
        <w:rPr>
          <w:rFonts w:ascii="Times New Roman" w:hAnsi="Times New Roman" w:cs="Times New Roman"/>
          <w:lang w:val="en-US"/>
        </w:rPr>
        <w:t xml:space="preserve">Each variable was associated to levels, forming the basis of the Conditional Probability Table. </w:t>
      </w:r>
      <w:r w:rsidR="00186CBD" w:rsidRPr="00186CBD">
        <w:rPr>
          <w:rFonts w:ascii="Times New Roman" w:hAnsi="Times New Roman" w:cs="Times New Roman"/>
          <w:lang w:val="en-GB"/>
        </w:rPr>
        <w:t>When possible,</w:t>
      </w:r>
      <w:r w:rsidR="006C1DC9" w:rsidRPr="00186CBD">
        <w:rPr>
          <w:rFonts w:ascii="Times New Roman" w:hAnsi="Times New Roman" w:cs="Times New Roman"/>
          <w:lang w:val="en-GB"/>
        </w:rPr>
        <w:t xml:space="preserve"> variable</w:t>
      </w:r>
      <w:r w:rsidR="00186CBD" w:rsidRPr="00186CBD">
        <w:rPr>
          <w:rFonts w:ascii="Times New Roman" w:hAnsi="Times New Roman" w:cs="Times New Roman"/>
          <w:lang w:val="en-GB"/>
        </w:rPr>
        <w:t>s</w:t>
      </w:r>
      <w:r w:rsidR="006C1DC9" w:rsidRPr="00186CBD">
        <w:rPr>
          <w:rFonts w:ascii="Times New Roman" w:hAnsi="Times New Roman" w:cs="Times New Roman"/>
          <w:lang w:val="en-GB"/>
        </w:rPr>
        <w:t xml:space="preserve"> </w:t>
      </w:r>
      <w:r w:rsidR="00186CBD" w:rsidRPr="00186CBD">
        <w:rPr>
          <w:rFonts w:ascii="Times New Roman" w:hAnsi="Times New Roman" w:cs="Times New Roman"/>
          <w:lang w:val="en-GB"/>
        </w:rPr>
        <w:t>are</w:t>
      </w:r>
      <w:r w:rsidR="006C1DC9" w:rsidRPr="00186CBD">
        <w:rPr>
          <w:rFonts w:ascii="Times New Roman" w:hAnsi="Times New Roman" w:cs="Times New Roman"/>
          <w:lang w:val="en-GB"/>
        </w:rPr>
        <w:t xml:space="preserve"> represented as discrete nodes with </w:t>
      </w:r>
      <w:r w:rsidR="00186CBD" w:rsidRPr="00186CBD">
        <w:rPr>
          <w:rFonts w:ascii="Times New Roman" w:hAnsi="Times New Roman" w:cs="Times New Roman"/>
          <w:lang w:val="en-GB"/>
        </w:rPr>
        <w:t>two to four</w:t>
      </w:r>
      <w:r w:rsidR="006C1DC9" w:rsidRPr="00186CBD">
        <w:rPr>
          <w:rFonts w:ascii="Times New Roman" w:hAnsi="Times New Roman" w:cs="Times New Roman"/>
          <w:lang w:val="en-GB"/>
        </w:rPr>
        <w:t xml:space="preserve"> sequential ordinal </w:t>
      </w:r>
      <w:r w:rsidR="006C1DC9" w:rsidRPr="00186CBD">
        <w:rPr>
          <w:rFonts w:ascii="Times New Roman" w:hAnsi="Times New Roman" w:cs="Times New Roman"/>
          <w:lang w:val="en-GB"/>
        </w:rPr>
        <w:lastRenderedPageBreak/>
        <w:t>levels (</w:t>
      </w:r>
      <w:proofErr w:type="spellStart"/>
      <w:r w:rsidR="006C1DC9" w:rsidRPr="00186CBD">
        <w:rPr>
          <w:rFonts w:ascii="Times New Roman" w:hAnsi="Times New Roman" w:cs="Times New Roman"/>
          <w:i/>
          <w:iCs/>
          <w:lang w:val="en-GB"/>
        </w:rPr>
        <w:t>e.g</w:t>
      </w:r>
      <w:proofErr w:type="spellEnd"/>
      <w:r w:rsidR="006C1DC9" w:rsidRPr="00186CBD">
        <w:rPr>
          <w:rFonts w:ascii="Times New Roman" w:hAnsi="Times New Roman" w:cs="Times New Roman"/>
          <w:lang w:val="en-GB"/>
        </w:rPr>
        <w:t>: low, medium, high</w:t>
      </w:r>
      <w:r w:rsidR="00C60845" w:rsidRPr="00186CBD">
        <w:rPr>
          <w:rFonts w:ascii="Times New Roman" w:hAnsi="Times New Roman" w:cs="Times New Roman"/>
          <w:lang w:val="en-GB"/>
        </w:rPr>
        <w:t>; worse</w:t>
      </w:r>
      <w:r w:rsidR="006A1A6B" w:rsidRPr="00186CBD">
        <w:rPr>
          <w:rFonts w:ascii="Times New Roman" w:hAnsi="Times New Roman" w:cs="Times New Roman"/>
          <w:lang w:val="en-GB"/>
        </w:rPr>
        <w:t>, same, better</w:t>
      </w:r>
      <w:r w:rsidR="006C1DC9" w:rsidRPr="00186CBD">
        <w:rPr>
          <w:rFonts w:ascii="Times New Roman" w:hAnsi="Times New Roman" w:cs="Times New Roman"/>
          <w:lang w:val="en-GB"/>
        </w:rPr>
        <w:t xml:space="preserve">) that can be translated into a continuous [0,1] scale </w:t>
      </w:r>
      <w:r w:rsidR="006C1DC9" w:rsidRPr="00186CBD">
        <w:rPr>
          <w:rFonts w:ascii="Times New Roman" w:hAnsi="Times New Roman" w:cs="Times New Roman"/>
          <w:lang w:val="en-GB"/>
        </w:rPr>
        <w:fldChar w:fldCharType="begin"/>
      </w:r>
      <w:r w:rsidR="006C1DC9" w:rsidRPr="00186CBD">
        <w:rPr>
          <w:rFonts w:ascii="Times New Roman" w:hAnsi="Times New Roman" w:cs="Times New Roman"/>
          <w:lang w:val="en-GB"/>
        </w:rPr>
        <w:instrText xml:space="preserve"> ADDIN ZOTERO_ITEM CSL_CITATION {"citationID":"e9G0F3NF","properties":{"formattedCitation":"(Fenton &amp; Neil, 2019)","plainCitation":"(Fenton &amp; Neil, 2019)","noteIndex":0},"citationItems":[{"id":232,"uris":["http://zotero.org/users/6838574/items/CVR834TA"],"itemData":{"id":232,"type":"book","call-number":"QA279.5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E."},{"family":"Neil","given":"Martin"}],"issued":{"date-parts":[["2019"]]}}}],"schema":"https://github.com/citation-style-language/schema/raw/master/csl-citation.json"} </w:instrText>
      </w:r>
      <w:r w:rsidR="006C1DC9" w:rsidRPr="00186CBD">
        <w:rPr>
          <w:rFonts w:ascii="Times New Roman" w:hAnsi="Times New Roman" w:cs="Times New Roman"/>
          <w:lang w:val="en-GB"/>
        </w:rPr>
        <w:fldChar w:fldCharType="separate"/>
      </w:r>
      <w:r w:rsidR="006C1DC9" w:rsidRPr="00186CBD">
        <w:rPr>
          <w:rFonts w:ascii="Times New Roman" w:hAnsi="Times New Roman" w:cs="Times New Roman"/>
          <w:lang w:val="en-GB"/>
        </w:rPr>
        <w:t>(Fenton &amp; Neil, 2019)</w:t>
      </w:r>
      <w:r w:rsidR="006C1DC9" w:rsidRPr="00186CBD">
        <w:rPr>
          <w:rFonts w:ascii="Times New Roman" w:hAnsi="Times New Roman" w:cs="Times New Roman"/>
          <w:lang w:val="en-GB"/>
        </w:rPr>
        <w:fldChar w:fldCharType="end"/>
      </w:r>
      <w:r w:rsidR="006C1DC9" w:rsidRPr="00186CBD">
        <w:rPr>
          <w:rFonts w:ascii="Times New Roman" w:hAnsi="Times New Roman" w:cs="Times New Roman"/>
          <w:lang w:val="en-GB"/>
        </w:rPr>
        <w:t>.</w:t>
      </w:r>
      <w:r w:rsidR="006C1DC9">
        <w:rPr>
          <w:rFonts w:ascii="Times New Roman" w:hAnsi="Times New Roman" w:cs="Times New Roman"/>
          <w:lang w:val="en-GB"/>
        </w:rPr>
        <w:t xml:space="preserve"> </w:t>
      </w:r>
      <w:r>
        <w:rPr>
          <w:rFonts w:ascii="Times New Roman" w:hAnsi="Times New Roman" w:cs="Times New Roman"/>
          <w:lang w:val="en-GB"/>
        </w:rPr>
        <w:t>Otherwise, variables were discrete and categorical.</w:t>
      </w:r>
    </w:p>
    <w:p w14:paraId="2D7C7125" w14:textId="77777777" w:rsidR="004769EA" w:rsidRDefault="004769EA" w:rsidP="006C1DC9">
      <w:pPr>
        <w:spacing w:after="0" w:line="276" w:lineRule="auto"/>
        <w:jc w:val="both"/>
        <w:rPr>
          <w:rFonts w:ascii="Times New Roman" w:hAnsi="Times New Roman" w:cs="Times New Roman"/>
          <w:lang w:val="en-GB"/>
        </w:rPr>
      </w:pPr>
    </w:p>
    <w:p w14:paraId="40252E70" w14:textId="77777777" w:rsidR="004769EA" w:rsidRDefault="004769EA" w:rsidP="008E1B89">
      <w:pPr>
        <w:spacing w:after="0" w:line="276" w:lineRule="auto"/>
        <w:jc w:val="both"/>
        <w:rPr>
          <w:rFonts w:ascii="Times New Roman" w:hAnsi="Times New Roman" w:cs="Times New Roman"/>
          <w:lang w:val="en-GB"/>
        </w:rPr>
      </w:pPr>
    </w:p>
    <w:p w14:paraId="14663DDA" w14:textId="59043AF5" w:rsidR="00511EAE" w:rsidRPr="00D56033" w:rsidRDefault="00511EAE" w:rsidP="00D56033">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B91E70" w:rsidRPr="00D56033">
        <w:rPr>
          <w:rFonts w:ascii="Times New Roman" w:hAnsi="Times New Roman" w:cs="Times New Roman"/>
          <w:i/>
          <w:iCs/>
          <w:u w:val="single"/>
          <w:lang w:val="en-GB"/>
        </w:rPr>
        <w:t xml:space="preserve">eliciting </w:t>
      </w:r>
      <w:r w:rsidR="00D56033">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 stakeholders</w:t>
      </w:r>
    </w:p>
    <w:p w14:paraId="79642BB9" w14:textId="77777777" w:rsidR="008E1B89" w:rsidRDefault="008E1B89" w:rsidP="008E1B89">
      <w:pPr>
        <w:spacing w:after="0" w:line="276" w:lineRule="auto"/>
        <w:jc w:val="both"/>
        <w:rPr>
          <w:rFonts w:ascii="Times New Roman" w:hAnsi="Times New Roman" w:cs="Times New Roman"/>
          <w:lang w:val="en-GB"/>
        </w:rPr>
      </w:pPr>
    </w:p>
    <w:p w14:paraId="3528AAC8" w14:textId="07E62508" w:rsidR="0037585E" w:rsidRDefault="000E30FC" w:rsidP="008E1B89">
      <w:pPr>
        <w:spacing w:after="0" w:line="276" w:lineRule="auto"/>
        <w:jc w:val="both"/>
        <w:rPr>
          <w:rFonts w:ascii="Times New Roman" w:hAnsi="Times New Roman" w:cs="Times New Roman"/>
          <w:lang w:val="en-GB"/>
        </w:rPr>
      </w:pPr>
      <w:r>
        <w:rPr>
          <w:rFonts w:ascii="Times New Roman" w:hAnsi="Times New Roman" w:cs="Times New Roman"/>
          <w:lang w:val="en-GB"/>
        </w:rPr>
        <w:t>We conducted</w:t>
      </w:r>
      <w:r w:rsidR="005009E0">
        <w:rPr>
          <w:rFonts w:ascii="Times New Roman" w:hAnsi="Times New Roman" w:cs="Times New Roman"/>
          <w:lang w:val="en-GB"/>
        </w:rPr>
        <w:t xml:space="preserve"> </w:t>
      </w:r>
      <w:r w:rsidR="00DF0493">
        <w:rPr>
          <w:rFonts w:ascii="Times New Roman" w:hAnsi="Times New Roman" w:cs="Times New Roman"/>
          <w:lang w:val="en-GB"/>
        </w:rPr>
        <w:t xml:space="preserve">semi-structured </w:t>
      </w:r>
      <w:r w:rsidR="005254BC">
        <w:rPr>
          <w:rFonts w:ascii="Times New Roman" w:hAnsi="Times New Roman" w:cs="Times New Roman"/>
          <w:lang w:val="en-GB"/>
        </w:rPr>
        <w:t>o</w:t>
      </w:r>
      <w:r w:rsidR="00E25E35">
        <w:rPr>
          <w:rFonts w:ascii="Times New Roman" w:hAnsi="Times New Roman" w:cs="Times New Roman"/>
          <w:lang w:val="en-GB"/>
        </w:rPr>
        <w:t>ne-to-one i</w:t>
      </w:r>
      <w:r w:rsidR="00D56033">
        <w:rPr>
          <w:rFonts w:ascii="Times New Roman" w:hAnsi="Times New Roman" w:cs="Times New Roman"/>
          <w:lang w:val="en-GB"/>
        </w:rPr>
        <w:t>nterviews</w:t>
      </w:r>
      <w:r w:rsidR="006819E6">
        <w:rPr>
          <w:rFonts w:ascii="Times New Roman" w:hAnsi="Times New Roman" w:cs="Times New Roman"/>
          <w:lang w:val="en-GB"/>
        </w:rPr>
        <w:t xml:space="preserve"> with the engaged stakeholders</w:t>
      </w:r>
      <w:r w:rsidR="00D56033">
        <w:rPr>
          <w:rFonts w:ascii="Times New Roman" w:hAnsi="Times New Roman" w:cs="Times New Roman"/>
          <w:lang w:val="en-GB"/>
        </w:rPr>
        <w:t xml:space="preserve"> </w:t>
      </w:r>
      <w:r w:rsidR="005254BC">
        <w:rPr>
          <w:rFonts w:ascii="Times New Roman" w:hAnsi="Times New Roman" w:cs="Times New Roman"/>
          <w:lang w:val="en-GB"/>
        </w:rPr>
        <w:t>(</w:t>
      </w:r>
      <w:r w:rsidR="007E3CF2">
        <w:rPr>
          <w:rFonts w:ascii="Times New Roman" w:hAnsi="Times New Roman" w:cs="Times New Roman"/>
          <w:lang w:val="en-GB"/>
        </w:rPr>
        <w:t>o</w:t>
      </w:r>
      <w:r w:rsidR="00EF6E74">
        <w:rPr>
          <w:rFonts w:ascii="Times New Roman" w:hAnsi="Times New Roman" w:cs="Times New Roman"/>
          <w:lang w:val="en-GB"/>
        </w:rPr>
        <w:t>n zoom</w:t>
      </w:r>
      <w:r w:rsidR="005254BC">
        <w:rPr>
          <w:rFonts w:ascii="Times New Roman" w:hAnsi="Times New Roman" w:cs="Times New Roman"/>
          <w:lang w:val="en-GB"/>
        </w:rPr>
        <w:t>)</w:t>
      </w:r>
      <w:r w:rsidR="00EF6E74">
        <w:rPr>
          <w:rFonts w:ascii="Times New Roman" w:hAnsi="Times New Roman" w:cs="Times New Roman"/>
          <w:lang w:val="en-GB"/>
        </w:rPr>
        <w:t xml:space="preserve"> within three months </w:t>
      </w:r>
      <w:r w:rsidR="00DF0493">
        <w:rPr>
          <w:rFonts w:ascii="Times New Roman" w:hAnsi="Times New Roman" w:cs="Times New Roman"/>
          <w:lang w:val="en-GB"/>
        </w:rPr>
        <w:t>after the conclusion of cycle 1</w:t>
      </w:r>
      <w:r w:rsidR="00EF6E74">
        <w:rPr>
          <w:rFonts w:ascii="Times New Roman" w:hAnsi="Times New Roman" w:cs="Times New Roman"/>
          <w:lang w:val="en-GB"/>
        </w:rPr>
        <w:t xml:space="preserve">. </w:t>
      </w:r>
      <w:r w:rsidR="00BB6A1F">
        <w:rPr>
          <w:rFonts w:ascii="Times New Roman" w:hAnsi="Times New Roman" w:cs="Times New Roman"/>
          <w:lang w:val="en-GB"/>
        </w:rPr>
        <w:t xml:space="preserve">The </w:t>
      </w:r>
      <w:r w:rsidR="00AB218B">
        <w:rPr>
          <w:rFonts w:ascii="Times New Roman" w:hAnsi="Times New Roman" w:cs="Times New Roman"/>
          <w:lang w:val="en-GB"/>
        </w:rPr>
        <w:t>interviews</w:t>
      </w:r>
      <w:r w:rsidR="00903F05">
        <w:rPr>
          <w:rFonts w:ascii="Times New Roman" w:hAnsi="Times New Roman" w:cs="Times New Roman"/>
          <w:lang w:val="en-GB"/>
        </w:rPr>
        <w:t xml:space="preserve"> </w:t>
      </w:r>
      <w:r w:rsidR="0059497D">
        <w:rPr>
          <w:rFonts w:ascii="Times New Roman" w:hAnsi="Times New Roman" w:cs="Times New Roman"/>
          <w:lang w:val="en-GB"/>
        </w:rPr>
        <w:t>followed</w:t>
      </w:r>
      <w:r w:rsidR="007E3CF2">
        <w:rPr>
          <w:rFonts w:ascii="Times New Roman" w:hAnsi="Times New Roman" w:cs="Times New Roman"/>
          <w:lang w:val="en-GB"/>
        </w:rPr>
        <w:t xml:space="preserve"> </w:t>
      </w:r>
      <w:r w:rsidR="0059497D">
        <w:rPr>
          <w:rFonts w:ascii="Times New Roman" w:hAnsi="Times New Roman" w:cs="Times New Roman"/>
          <w:lang w:val="en-GB"/>
        </w:rPr>
        <w:t xml:space="preserve">a standardised </w:t>
      </w:r>
      <w:r w:rsidR="00FC0223">
        <w:rPr>
          <w:rFonts w:ascii="Times New Roman" w:hAnsi="Times New Roman" w:cs="Times New Roman"/>
          <w:lang w:val="en-GB"/>
        </w:rPr>
        <w:t>form containing</w:t>
      </w:r>
      <w:r w:rsidR="0059497D">
        <w:rPr>
          <w:rFonts w:ascii="Times New Roman" w:hAnsi="Times New Roman" w:cs="Times New Roman"/>
          <w:lang w:val="en-GB"/>
        </w:rPr>
        <w:t xml:space="preserve"> </w:t>
      </w:r>
      <w:r w:rsidR="00D31D51">
        <w:rPr>
          <w:rFonts w:ascii="Times New Roman" w:hAnsi="Times New Roman" w:cs="Times New Roman"/>
          <w:lang w:val="en-GB"/>
        </w:rPr>
        <w:t>45 questions</w:t>
      </w:r>
      <w:r w:rsidR="006B24B2">
        <w:rPr>
          <w:rFonts w:ascii="Times New Roman" w:hAnsi="Times New Roman" w:cs="Times New Roman"/>
          <w:lang w:val="en-GB"/>
        </w:rPr>
        <w:t>.</w:t>
      </w:r>
      <w:r w:rsidR="00095A2A">
        <w:rPr>
          <w:rFonts w:ascii="Times New Roman" w:hAnsi="Times New Roman" w:cs="Times New Roman"/>
          <w:lang w:val="en-GB"/>
        </w:rPr>
        <w:t xml:space="preserve"> </w:t>
      </w:r>
      <w:r w:rsidR="00EC601C">
        <w:rPr>
          <w:rFonts w:ascii="Times New Roman" w:hAnsi="Times New Roman" w:cs="Times New Roman"/>
          <w:lang w:val="en-GB"/>
        </w:rPr>
        <w:t>The complete questionnaire along with answers and data treatment is reported in Supplementary Appendix A1.</w:t>
      </w:r>
      <w:r w:rsidR="00DF0493">
        <w:rPr>
          <w:rFonts w:ascii="Times New Roman" w:hAnsi="Times New Roman" w:cs="Times New Roman"/>
          <w:lang w:val="en-GB"/>
        </w:rPr>
        <w:t xml:space="preserve"> </w:t>
      </w:r>
      <w:r w:rsidR="00EC601C">
        <w:rPr>
          <w:rFonts w:ascii="Times New Roman" w:hAnsi="Times New Roman" w:cs="Times New Roman"/>
          <w:lang w:val="en-GB"/>
        </w:rPr>
        <w:t>Q</w:t>
      </w:r>
      <w:r w:rsidR="008905C6">
        <w:rPr>
          <w:rFonts w:ascii="Times New Roman" w:hAnsi="Times New Roman" w:cs="Times New Roman"/>
          <w:lang w:val="en-GB"/>
        </w:rPr>
        <w:t xml:space="preserve">uestions were </w:t>
      </w:r>
      <w:r w:rsidR="00EC601C">
        <w:rPr>
          <w:rFonts w:ascii="Times New Roman" w:hAnsi="Times New Roman" w:cs="Times New Roman"/>
          <w:lang w:val="en-GB"/>
        </w:rPr>
        <w:t xml:space="preserve">designed either to </w:t>
      </w:r>
      <w:r w:rsidR="008905C6">
        <w:rPr>
          <w:rFonts w:ascii="Times New Roman" w:hAnsi="Times New Roman" w:cs="Times New Roman"/>
          <w:lang w:val="en-GB"/>
        </w:rPr>
        <w:t xml:space="preserve">represent a section of the </w:t>
      </w:r>
      <w:r w:rsidR="000C4772">
        <w:rPr>
          <w:rFonts w:ascii="Times New Roman" w:hAnsi="Times New Roman" w:cs="Times New Roman"/>
          <w:lang w:val="en-GB"/>
        </w:rPr>
        <w:t>conditional probability table (</w:t>
      </w:r>
      <w:commentRangeStart w:id="52"/>
      <w:r w:rsidR="008905C6">
        <w:rPr>
          <w:rFonts w:ascii="Times New Roman" w:hAnsi="Times New Roman" w:cs="Times New Roman"/>
          <w:lang w:val="en-GB"/>
        </w:rPr>
        <w:t>CPT</w:t>
      </w:r>
      <w:commentRangeEnd w:id="52"/>
      <w:r w:rsidR="000C4772">
        <w:rPr>
          <w:rFonts w:ascii="Times New Roman" w:hAnsi="Times New Roman" w:cs="Times New Roman"/>
          <w:lang w:val="en-GB"/>
        </w:rPr>
        <w:t>)</w:t>
      </w:r>
      <w:r w:rsidR="00FC0223">
        <w:rPr>
          <w:rStyle w:val="CommentReference"/>
        </w:rPr>
        <w:commentReference w:id="52"/>
      </w:r>
      <w:r w:rsidR="008905C6">
        <w:rPr>
          <w:rFonts w:ascii="Times New Roman" w:hAnsi="Times New Roman" w:cs="Times New Roman"/>
          <w:lang w:val="en-GB"/>
        </w:rPr>
        <w:t>, o</w:t>
      </w:r>
      <w:r w:rsidR="00EC601C">
        <w:rPr>
          <w:rFonts w:ascii="Times New Roman" w:hAnsi="Times New Roman" w:cs="Times New Roman"/>
          <w:lang w:val="en-GB"/>
        </w:rPr>
        <w:t>r</w:t>
      </w:r>
      <w:r w:rsidR="00550510">
        <w:rPr>
          <w:rFonts w:ascii="Times New Roman" w:hAnsi="Times New Roman" w:cs="Times New Roman"/>
          <w:lang w:val="en-GB"/>
        </w:rPr>
        <w:t xml:space="preserve"> to</w:t>
      </w:r>
      <w:r w:rsidR="008905C6">
        <w:rPr>
          <w:rFonts w:ascii="Times New Roman" w:hAnsi="Times New Roman" w:cs="Times New Roman"/>
          <w:lang w:val="en-GB"/>
        </w:rPr>
        <w:t xml:space="preserve"> validate coherence of </w:t>
      </w:r>
      <w:r w:rsidR="00697618">
        <w:rPr>
          <w:rFonts w:ascii="Times New Roman" w:hAnsi="Times New Roman" w:cs="Times New Roman"/>
          <w:lang w:val="en-GB"/>
        </w:rPr>
        <w:t>interviewee reasoning</w:t>
      </w:r>
      <w:r w:rsidR="00EC601C">
        <w:rPr>
          <w:rFonts w:ascii="Times New Roman" w:hAnsi="Times New Roman" w:cs="Times New Roman"/>
          <w:lang w:val="en-GB"/>
        </w:rPr>
        <w:t xml:space="preserve"> (e.g.: Q7 and Q13, Tables A1.22 and A1.29)</w:t>
      </w:r>
      <w:r w:rsidR="008905C6">
        <w:rPr>
          <w:rFonts w:ascii="Times New Roman" w:hAnsi="Times New Roman" w:cs="Times New Roman"/>
          <w:lang w:val="en-GB"/>
        </w:rPr>
        <w:t xml:space="preserve">. </w:t>
      </w:r>
      <w:r w:rsidR="00095A2A">
        <w:rPr>
          <w:rFonts w:ascii="Times New Roman" w:hAnsi="Times New Roman" w:cs="Times New Roman"/>
          <w:lang w:val="en-GB"/>
        </w:rPr>
        <w:t>The question</w:t>
      </w:r>
      <w:r w:rsidR="00C1248E">
        <w:rPr>
          <w:rFonts w:ascii="Times New Roman" w:hAnsi="Times New Roman" w:cs="Times New Roman"/>
          <w:lang w:val="en-GB"/>
        </w:rPr>
        <w:t>naire included</w:t>
      </w:r>
      <w:r w:rsidR="00E9716F">
        <w:rPr>
          <w:rFonts w:ascii="Times New Roman" w:hAnsi="Times New Roman" w:cs="Times New Roman"/>
          <w:lang w:val="en-GB"/>
        </w:rPr>
        <w:t xml:space="preserve"> (</w:t>
      </w:r>
      <w:proofErr w:type="spellStart"/>
      <w:r w:rsidR="00C63228" w:rsidRPr="00C63228">
        <w:rPr>
          <w:rFonts w:ascii="Times New Roman" w:hAnsi="Times New Roman" w:cs="Times New Roman"/>
          <w:i/>
          <w:iCs/>
          <w:lang w:val="en-GB"/>
        </w:rPr>
        <w:t>i</w:t>
      </w:r>
      <w:proofErr w:type="spellEnd"/>
      <w:r w:rsidR="00E9716F">
        <w:rPr>
          <w:rFonts w:ascii="Times New Roman" w:hAnsi="Times New Roman" w:cs="Times New Roman"/>
          <w:lang w:val="en-GB"/>
        </w:rPr>
        <w:t xml:space="preserve">) </w:t>
      </w:r>
      <w:r w:rsidR="00C1248E">
        <w:rPr>
          <w:rFonts w:ascii="Times New Roman" w:hAnsi="Times New Roman" w:cs="Times New Roman"/>
          <w:lang w:val="en-GB"/>
        </w:rPr>
        <w:t xml:space="preserve">requests to provide </w:t>
      </w:r>
      <w:r w:rsidR="00E9716F">
        <w:rPr>
          <w:rFonts w:ascii="Times New Roman" w:hAnsi="Times New Roman" w:cs="Times New Roman"/>
          <w:lang w:val="en-GB"/>
        </w:rPr>
        <w:t>rat</w:t>
      </w:r>
      <w:r w:rsidR="00C1248E">
        <w:rPr>
          <w:rFonts w:ascii="Times New Roman" w:hAnsi="Times New Roman" w:cs="Times New Roman"/>
          <w:lang w:val="en-GB"/>
        </w:rPr>
        <w:t>ing</w:t>
      </w:r>
      <w:r w:rsidR="00E9716F">
        <w:rPr>
          <w:rFonts w:ascii="Times New Roman" w:hAnsi="Times New Roman" w:cs="Times New Roman"/>
          <w:lang w:val="en-GB"/>
        </w:rPr>
        <w:t xml:space="preserve"> on the LIKERT </w:t>
      </w:r>
      <w:r w:rsidR="00FE379A">
        <w:rPr>
          <w:rFonts w:ascii="Times New Roman" w:hAnsi="Times New Roman" w:cs="Times New Roman"/>
          <w:lang w:val="en-GB"/>
        </w:rPr>
        <w:t xml:space="preserve">5-points </w:t>
      </w:r>
      <w:r w:rsidR="00E9716F">
        <w:rPr>
          <w:rFonts w:ascii="Times New Roman" w:hAnsi="Times New Roman" w:cs="Times New Roman"/>
          <w:lang w:val="en-GB"/>
        </w:rPr>
        <w:t>scale</w:t>
      </w:r>
      <w:r w:rsidR="00FE379A">
        <w:rPr>
          <w:rFonts w:ascii="Times New Roman" w:hAnsi="Times New Roman" w:cs="Times New Roman"/>
          <w:lang w:val="en-GB"/>
        </w:rPr>
        <w:t>;</w:t>
      </w:r>
      <w:r w:rsidR="00C55540">
        <w:rPr>
          <w:rFonts w:ascii="Times New Roman" w:hAnsi="Times New Roman" w:cs="Times New Roman"/>
          <w:lang w:val="en-GB"/>
        </w:rPr>
        <w:t xml:space="preserve"> (ii) </w:t>
      </w:r>
      <w:r w:rsidR="00FE379A">
        <w:rPr>
          <w:rFonts w:ascii="Times New Roman" w:hAnsi="Times New Roman" w:cs="Times New Roman"/>
          <w:lang w:val="en-GB"/>
        </w:rPr>
        <w:t>multiple options</w:t>
      </w:r>
      <w:r w:rsidR="005B7988">
        <w:rPr>
          <w:rFonts w:ascii="Times New Roman" w:hAnsi="Times New Roman" w:cs="Times New Roman"/>
          <w:lang w:val="en-GB"/>
        </w:rPr>
        <w:t>; (iii)</w:t>
      </w:r>
      <w:r w:rsidR="00FE379A">
        <w:rPr>
          <w:rFonts w:ascii="Times New Roman" w:hAnsi="Times New Roman" w:cs="Times New Roman"/>
          <w:lang w:val="en-GB"/>
        </w:rPr>
        <w:t xml:space="preserve"> </w:t>
      </w:r>
      <w:r w:rsidR="00C55540">
        <w:rPr>
          <w:rFonts w:ascii="Times New Roman" w:hAnsi="Times New Roman" w:cs="Times New Roman"/>
          <w:lang w:val="en-GB"/>
        </w:rPr>
        <w:t>open ended requests.</w:t>
      </w:r>
      <w:r w:rsidR="008B7976">
        <w:rPr>
          <w:rFonts w:ascii="Times New Roman" w:hAnsi="Times New Roman" w:cs="Times New Roman"/>
          <w:lang w:val="en-GB"/>
        </w:rPr>
        <w:t xml:space="preserve"> The questionnaire was divided into </w:t>
      </w:r>
      <w:r w:rsidR="00EC601C">
        <w:rPr>
          <w:rFonts w:ascii="Times New Roman" w:hAnsi="Times New Roman" w:cs="Times New Roman"/>
          <w:lang w:val="en-GB"/>
        </w:rPr>
        <w:t>topic</w:t>
      </w:r>
      <w:r w:rsidR="008B7976">
        <w:rPr>
          <w:rFonts w:ascii="Times New Roman" w:hAnsi="Times New Roman" w:cs="Times New Roman"/>
          <w:lang w:val="en-GB"/>
        </w:rPr>
        <w:t xml:space="preserve"> sections, ea</w:t>
      </w:r>
      <w:r w:rsidR="005064F3">
        <w:rPr>
          <w:rFonts w:ascii="Times New Roman" w:hAnsi="Times New Roman" w:cs="Times New Roman"/>
          <w:lang w:val="en-GB"/>
        </w:rPr>
        <w:t>ch of which included a self-assessment of variability in the category represented. This was used to inform uncertainty for the categories represented by a single interviewee.</w:t>
      </w:r>
      <w:r w:rsidR="006B24B2">
        <w:rPr>
          <w:rFonts w:ascii="Times New Roman" w:hAnsi="Times New Roman" w:cs="Times New Roman"/>
          <w:lang w:val="en-GB"/>
        </w:rPr>
        <w:t xml:space="preserve"> </w:t>
      </w:r>
      <w:r w:rsidR="00AB218B">
        <w:rPr>
          <w:rFonts w:ascii="Times New Roman" w:hAnsi="Times New Roman" w:cs="Times New Roman"/>
          <w:lang w:val="en-GB"/>
        </w:rPr>
        <w:t>The interview</w:t>
      </w:r>
      <w:r w:rsidR="00C1248E">
        <w:rPr>
          <w:rFonts w:ascii="Times New Roman" w:hAnsi="Times New Roman" w:cs="Times New Roman"/>
          <w:lang w:val="en-GB"/>
        </w:rPr>
        <w:t>ee</w:t>
      </w:r>
      <w:r w:rsidR="00AB218B">
        <w:rPr>
          <w:rFonts w:ascii="Times New Roman" w:hAnsi="Times New Roman" w:cs="Times New Roman"/>
          <w:lang w:val="en-GB"/>
        </w:rPr>
        <w:t xml:space="preserve"> </w:t>
      </w:r>
      <w:r w:rsidR="005F463A">
        <w:rPr>
          <w:rFonts w:ascii="Times New Roman" w:hAnsi="Times New Roman" w:cs="Times New Roman"/>
          <w:lang w:val="en-GB"/>
        </w:rPr>
        <w:t>was</w:t>
      </w:r>
      <w:r w:rsidR="00AB218B">
        <w:rPr>
          <w:rFonts w:ascii="Times New Roman" w:hAnsi="Times New Roman" w:cs="Times New Roman"/>
          <w:lang w:val="en-GB"/>
        </w:rPr>
        <w:t xml:space="preserve"> encouraged to</w:t>
      </w:r>
      <w:r w:rsidR="005B7988">
        <w:rPr>
          <w:rFonts w:ascii="Times New Roman" w:hAnsi="Times New Roman" w:cs="Times New Roman"/>
          <w:lang w:val="en-GB"/>
        </w:rPr>
        <w:t xml:space="preserve"> </w:t>
      </w:r>
      <w:r w:rsidR="000C4772">
        <w:rPr>
          <w:rFonts w:ascii="Times New Roman" w:hAnsi="Times New Roman" w:cs="Times New Roman"/>
          <w:lang w:val="en-GB"/>
        </w:rPr>
        <w:t xml:space="preserve">discuss </w:t>
      </w:r>
      <w:commentRangeStart w:id="53"/>
      <w:commentRangeEnd w:id="53"/>
      <w:r w:rsidR="008D7A19">
        <w:rPr>
          <w:rStyle w:val="CommentReference"/>
        </w:rPr>
        <w:commentReference w:id="53"/>
      </w:r>
      <w:r w:rsidR="00886BF5">
        <w:rPr>
          <w:rFonts w:ascii="Times New Roman" w:hAnsi="Times New Roman" w:cs="Times New Roman"/>
          <w:lang w:val="en-GB"/>
        </w:rPr>
        <w:t>whenever they considered it appropriate or needed</w:t>
      </w:r>
      <w:r w:rsidR="00E97401">
        <w:rPr>
          <w:rFonts w:ascii="Times New Roman" w:hAnsi="Times New Roman" w:cs="Times New Roman"/>
          <w:lang w:val="en-GB"/>
        </w:rPr>
        <w:t>, and their opinions were annotated</w:t>
      </w:r>
      <w:r w:rsidR="00886BF5">
        <w:rPr>
          <w:rFonts w:ascii="Times New Roman" w:hAnsi="Times New Roman" w:cs="Times New Roman"/>
          <w:lang w:val="en-GB"/>
        </w:rPr>
        <w:t>.</w:t>
      </w:r>
      <w:r w:rsidR="00AB218B">
        <w:rPr>
          <w:rFonts w:ascii="Times New Roman" w:hAnsi="Times New Roman" w:cs="Times New Roman"/>
          <w:lang w:val="en-GB"/>
        </w:rPr>
        <w:t xml:space="preserve"> </w:t>
      </w:r>
      <w:r w:rsidR="0061548F">
        <w:rPr>
          <w:rFonts w:ascii="Times New Roman" w:hAnsi="Times New Roman" w:cs="Times New Roman"/>
          <w:lang w:val="en-GB"/>
        </w:rPr>
        <w:t xml:space="preserve">Answers that failed to provide a scoring on the LIKERT scale where otherwise expected were </w:t>
      </w:r>
      <w:r w:rsidR="00E25E35">
        <w:rPr>
          <w:rFonts w:ascii="Times New Roman" w:hAnsi="Times New Roman" w:cs="Times New Roman"/>
          <w:lang w:val="en-GB"/>
        </w:rPr>
        <w:t>interpreted</w:t>
      </w:r>
      <w:r w:rsidR="00D56033">
        <w:rPr>
          <w:rFonts w:ascii="Times New Roman" w:hAnsi="Times New Roman" w:cs="Times New Roman"/>
          <w:lang w:val="en-GB"/>
        </w:rPr>
        <w:t xml:space="preserve"> </w:t>
      </w:r>
      <w:r w:rsidR="00E25E35">
        <w:rPr>
          <w:rFonts w:ascii="Times New Roman" w:hAnsi="Times New Roman" w:cs="Times New Roman"/>
          <w:lang w:val="en-GB"/>
        </w:rPr>
        <w:t>as</w:t>
      </w:r>
      <w:r w:rsidR="00D56033">
        <w:rPr>
          <w:rFonts w:ascii="Times New Roman" w:hAnsi="Times New Roman" w:cs="Times New Roman"/>
          <w:lang w:val="en-GB"/>
        </w:rPr>
        <w:t xml:space="preserve"> described in Supplementary </w:t>
      </w:r>
      <w:r w:rsidR="00EC601C">
        <w:rPr>
          <w:rFonts w:ascii="Times New Roman" w:hAnsi="Times New Roman" w:cs="Times New Roman"/>
          <w:lang w:val="en-GB"/>
        </w:rPr>
        <w:t>material</w:t>
      </w:r>
      <w:r w:rsidR="00D56033">
        <w:rPr>
          <w:rFonts w:ascii="Times New Roman" w:hAnsi="Times New Roman" w:cs="Times New Roman"/>
          <w:lang w:val="en-GB"/>
        </w:rPr>
        <w:t xml:space="preserve"> </w:t>
      </w:r>
      <w:r w:rsidR="00EC601C">
        <w:rPr>
          <w:rFonts w:ascii="Times New Roman" w:hAnsi="Times New Roman" w:cs="Times New Roman"/>
          <w:lang w:val="en-GB"/>
        </w:rPr>
        <w:t>A</w:t>
      </w:r>
      <w:r w:rsidR="008C19EF">
        <w:rPr>
          <w:rFonts w:ascii="Times New Roman" w:hAnsi="Times New Roman" w:cs="Times New Roman"/>
          <w:lang w:val="en-GB"/>
        </w:rPr>
        <w:t>.</w:t>
      </w:r>
    </w:p>
    <w:p w14:paraId="7C301418" w14:textId="77777777" w:rsidR="004769EA" w:rsidRDefault="004769EA" w:rsidP="008E1B89">
      <w:pPr>
        <w:spacing w:after="0" w:line="276" w:lineRule="auto"/>
        <w:jc w:val="both"/>
        <w:rPr>
          <w:rFonts w:ascii="Times New Roman" w:hAnsi="Times New Roman" w:cs="Times New Roman"/>
          <w:lang w:val="en-GB"/>
        </w:rPr>
      </w:pPr>
    </w:p>
    <w:p w14:paraId="4776D12E" w14:textId="77777777" w:rsidR="00511EAE" w:rsidRPr="00310E6E" w:rsidRDefault="00511EAE" w:rsidP="008E1B89">
      <w:pPr>
        <w:spacing w:after="0" w:line="276" w:lineRule="auto"/>
        <w:jc w:val="both"/>
        <w:rPr>
          <w:rFonts w:ascii="Times New Roman" w:hAnsi="Times New Roman" w:cs="Times New Roman"/>
          <w:lang w:val="en-GB"/>
        </w:rPr>
      </w:pPr>
    </w:p>
    <w:p w14:paraId="32C616D6" w14:textId="4A490147" w:rsidR="00B647AB" w:rsidRPr="00D15498" w:rsidRDefault="00310E6E" w:rsidP="00DA2F21">
      <w:pPr>
        <w:spacing w:after="0" w:line="276" w:lineRule="auto"/>
        <w:rPr>
          <w:rFonts w:ascii="Times New Roman" w:hAnsi="Times New Roman" w:cs="Times New Roman"/>
          <w:b/>
          <w:bCs/>
          <w:lang w:val="en-GB"/>
        </w:rPr>
      </w:pPr>
      <w:r w:rsidRPr="00D15498">
        <w:rPr>
          <w:rFonts w:ascii="Times New Roman" w:hAnsi="Times New Roman" w:cs="Times New Roman"/>
          <w:b/>
          <w:bCs/>
          <w:lang w:val="en-GB"/>
        </w:rPr>
        <w:t xml:space="preserve">3.2.2 Cycle </w:t>
      </w:r>
      <w:r w:rsidR="0008045C" w:rsidRPr="002C26BA">
        <w:rPr>
          <w:rFonts w:ascii="Times New Roman" w:hAnsi="Times New Roman" w:cs="Times New Roman"/>
          <w:b/>
          <w:bCs/>
          <w:lang w:val="en-GB"/>
        </w:rPr>
        <w:t>3</w:t>
      </w:r>
      <w:r w:rsidR="008261AC" w:rsidRPr="002C26BA">
        <w:rPr>
          <w:rFonts w:ascii="Times New Roman" w:hAnsi="Times New Roman" w:cs="Times New Roman"/>
          <w:b/>
          <w:bCs/>
          <w:lang w:val="en-GB"/>
        </w:rPr>
        <w:t>: adjusting the network structure and revising parameter</w:t>
      </w:r>
    </w:p>
    <w:p w14:paraId="44AB589B" w14:textId="77777777" w:rsidR="00310E6E" w:rsidRDefault="00310E6E" w:rsidP="00DA2F21">
      <w:pPr>
        <w:spacing w:after="0" w:line="276" w:lineRule="auto"/>
        <w:rPr>
          <w:rFonts w:ascii="Times New Roman" w:hAnsi="Times New Roman" w:cs="Times New Roman"/>
          <w:lang w:val="en-GB"/>
        </w:rPr>
      </w:pPr>
    </w:p>
    <w:p w14:paraId="1C53563C" w14:textId="3C11B2D9" w:rsidR="002B6787" w:rsidRPr="00D649AC" w:rsidRDefault="00D15498" w:rsidP="00310E6E">
      <w:pPr>
        <w:spacing w:after="0" w:line="276" w:lineRule="auto"/>
        <w:rPr>
          <w:rFonts w:ascii="Times New Roman" w:hAnsi="Times New Roman" w:cs="Times New Roman"/>
          <w:i/>
          <w:iCs/>
          <w:u w:val="single"/>
          <w:lang w:val="en-GB"/>
        </w:rPr>
      </w:pPr>
      <w:r w:rsidRPr="00D649AC">
        <w:rPr>
          <w:rFonts w:ascii="Times New Roman" w:hAnsi="Times New Roman" w:cs="Times New Roman"/>
          <w:i/>
          <w:iCs/>
          <w:u w:val="single"/>
          <w:lang w:val="en-GB"/>
        </w:rPr>
        <w:t xml:space="preserve">Design </w:t>
      </w:r>
      <w:r w:rsidR="00A7054F" w:rsidRPr="00D649AC">
        <w:rPr>
          <w:rFonts w:ascii="Times New Roman" w:hAnsi="Times New Roman" w:cs="Times New Roman"/>
          <w:i/>
          <w:iCs/>
          <w:u w:val="single"/>
          <w:lang w:val="en-GB"/>
        </w:rPr>
        <w:t xml:space="preserve">– </w:t>
      </w:r>
      <w:r w:rsidR="00014466" w:rsidRPr="00D649AC">
        <w:rPr>
          <w:rFonts w:ascii="Times New Roman" w:hAnsi="Times New Roman" w:cs="Times New Roman"/>
          <w:i/>
          <w:iCs/>
          <w:u w:val="single"/>
          <w:lang w:val="en-GB"/>
        </w:rPr>
        <w:t>adjusting</w:t>
      </w:r>
      <w:r w:rsidR="00A7054F" w:rsidRPr="00D649AC">
        <w:rPr>
          <w:rFonts w:ascii="Times New Roman" w:hAnsi="Times New Roman" w:cs="Times New Roman"/>
          <w:i/>
          <w:iCs/>
          <w:u w:val="single"/>
          <w:lang w:val="en-GB"/>
        </w:rPr>
        <w:t xml:space="preserve"> </w:t>
      </w:r>
      <w:r w:rsidR="00310E6E" w:rsidRPr="00D649AC">
        <w:rPr>
          <w:rFonts w:ascii="Times New Roman" w:hAnsi="Times New Roman" w:cs="Times New Roman"/>
          <w:i/>
          <w:iCs/>
          <w:u w:val="single"/>
          <w:lang w:val="en-GB"/>
        </w:rPr>
        <w:t xml:space="preserve">the </w:t>
      </w:r>
      <w:r w:rsidR="00014466" w:rsidRPr="00D649AC">
        <w:rPr>
          <w:rFonts w:ascii="Times New Roman" w:hAnsi="Times New Roman" w:cs="Times New Roman"/>
          <w:i/>
          <w:iCs/>
          <w:u w:val="single"/>
          <w:lang w:val="en-GB"/>
        </w:rPr>
        <w:t>network structure</w:t>
      </w:r>
      <w:r w:rsidR="00310E6E" w:rsidRPr="00D649AC">
        <w:rPr>
          <w:rFonts w:ascii="Times New Roman" w:hAnsi="Times New Roman" w:cs="Times New Roman"/>
          <w:i/>
          <w:iCs/>
          <w:u w:val="single"/>
          <w:lang w:val="en-GB"/>
        </w:rPr>
        <w:t xml:space="preserve"> </w:t>
      </w:r>
      <w:r w:rsidR="008A405E">
        <w:rPr>
          <w:rFonts w:ascii="Times New Roman" w:hAnsi="Times New Roman" w:cs="Times New Roman"/>
          <w:i/>
          <w:iCs/>
          <w:u w:val="single"/>
          <w:lang w:val="en-GB"/>
        </w:rPr>
        <w:t>and coding</w:t>
      </w:r>
      <w:r w:rsidR="00A7054F" w:rsidRPr="00D649AC">
        <w:rPr>
          <w:rFonts w:ascii="Times New Roman" w:hAnsi="Times New Roman" w:cs="Times New Roman"/>
          <w:i/>
          <w:iCs/>
          <w:u w:val="single"/>
          <w:lang w:val="en-GB"/>
        </w:rPr>
        <w:t xml:space="preserve"> </w:t>
      </w:r>
      <w:r w:rsidR="00D649AC" w:rsidRPr="00D649AC">
        <w:rPr>
          <w:rFonts w:ascii="Times New Roman" w:hAnsi="Times New Roman" w:cs="Times New Roman"/>
          <w:i/>
          <w:iCs/>
          <w:u w:val="single"/>
          <w:lang w:val="en-GB"/>
        </w:rPr>
        <w:t>stakeholder perspective</w:t>
      </w:r>
      <w:r w:rsidR="008A405E">
        <w:rPr>
          <w:rFonts w:ascii="Times New Roman" w:hAnsi="Times New Roman" w:cs="Times New Roman"/>
          <w:i/>
          <w:iCs/>
          <w:u w:val="single"/>
          <w:lang w:val="en-GB"/>
        </w:rPr>
        <w:t xml:space="preserve"> as Adapt-React-Cope</w:t>
      </w:r>
    </w:p>
    <w:p w14:paraId="479F63D4" w14:textId="77777777" w:rsidR="00D649AC" w:rsidRDefault="00D649AC" w:rsidP="00310E6E">
      <w:pPr>
        <w:spacing w:after="0" w:line="276" w:lineRule="auto"/>
        <w:rPr>
          <w:rFonts w:ascii="Times New Roman" w:hAnsi="Times New Roman" w:cs="Times New Roman"/>
          <w:lang w:val="en-US"/>
        </w:rPr>
      </w:pPr>
    </w:p>
    <w:p w14:paraId="69F68A91" w14:textId="1B9EADEA" w:rsidR="000E30FC" w:rsidRDefault="00E25E35" w:rsidP="00792645">
      <w:pPr>
        <w:jc w:val="both"/>
        <w:rPr>
          <w:rFonts w:ascii="Times New Roman" w:hAnsi="Times New Roman" w:cs="Times New Roman"/>
          <w:lang w:val="en-US"/>
        </w:rPr>
      </w:pPr>
      <w:r>
        <w:rPr>
          <w:rFonts w:ascii="Times New Roman" w:hAnsi="Times New Roman" w:cs="Times New Roman"/>
          <w:lang w:val="en-US"/>
        </w:rPr>
        <w:t>We</w:t>
      </w:r>
      <w:r w:rsidR="000E30FC">
        <w:rPr>
          <w:rFonts w:ascii="Times New Roman" w:hAnsi="Times New Roman" w:cs="Times New Roman"/>
          <w:lang w:val="en-US"/>
        </w:rPr>
        <w:t xml:space="preserve"> revised</w:t>
      </w:r>
      <w:r>
        <w:rPr>
          <w:rFonts w:ascii="Times New Roman" w:hAnsi="Times New Roman" w:cs="Times New Roman"/>
          <w:lang w:val="en-US"/>
        </w:rPr>
        <w:t xml:space="preserve"> the list of variables</w:t>
      </w:r>
      <w:r w:rsidR="000E30FC">
        <w:rPr>
          <w:rFonts w:ascii="Times New Roman" w:hAnsi="Times New Roman" w:cs="Times New Roman"/>
          <w:lang w:val="en-US"/>
        </w:rPr>
        <w:t xml:space="preserve"> </w:t>
      </w:r>
      <w:r w:rsidR="002A39A7">
        <w:rPr>
          <w:rFonts w:ascii="Times New Roman" w:hAnsi="Times New Roman" w:cs="Times New Roman"/>
          <w:lang w:val="en-US"/>
        </w:rPr>
        <w:t xml:space="preserve">to </w:t>
      </w:r>
      <w:r w:rsidR="005064F3">
        <w:rPr>
          <w:rFonts w:ascii="Times New Roman" w:hAnsi="Times New Roman" w:cs="Times New Roman"/>
          <w:lang w:val="en-US"/>
        </w:rPr>
        <w:t>account</w:t>
      </w:r>
      <w:r w:rsidR="002A39A7">
        <w:rPr>
          <w:rFonts w:ascii="Times New Roman" w:hAnsi="Times New Roman" w:cs="Times New Roman"/>
          <w:lang w:val="en-US"/>
        </w:rPr>
        <w:t xml:space="preserve"> for </w:t>
      </w:r>
      <w:r w:rsidR="00BD3E39">
        <w:rPr>
          <w:rFonts w:ascii="Times New Roman" w:hAnsi="Times New Roman" w:cs="Times New Roman"/>
          <w:lang w:val="en-US"/>
        </w:rPr>
        <w:t>novelties</w:t>
      </w:r>
      <w:r w:rsidR="00620F6F">
        <w:rPr>
          <w:rFonts w:ascii="Times New Roman" w:hAnsi="Times New Roman" w:cs="Times New Roman"/>
          <w:lang w:val="en-US"/>
        </w:rPr>
        <w:t xml:space="preserve"> that</w:t>
      </w:r>
      <w:r w:rsidR="00BD3E39">
        <w:rPr>
          <w:rFonts w:ascii="Times New Roman" w:hAnsi="Times New Roman" w:cs="Times New Roman"/>
          <w:lang w:val="en-US"/>
        </w:rPr>
        <w:t xml:space="preserve"> emerged in </w:t>
      </w:r>
      <w:r>
        <w:rPr>
          <w:rFonts w:ascii="Times New Roman" w:hAnsi="Times New Roman" w:cs="Times New Roman"/>
          <w:lang w:val="en-US"/>
        </w:rPr>
        <w:t>cycle 2</w:t>
      </w:r>
      <w:r w:rsidR="000E30FC">
        <w:rPr>
          <w:rFonts w:ascii="Times New Roman" w:hAnsi="Times New Roman" w:cs="Times New Roman"/>
          <w:lang w:val="en-US"/>
        </w:rPr>
        <w:t xml:space="preserve">. </w:t>
      </w:r>
    </w:p>
    <w:p w14:paraId="512F08E0" w14:textId="7ACDC8B2" w:rsidR="00842569" w:rsidRDefault="0053441A" w:rsidP="00792645">
      <w:pPr>
        <w:jc w:val="both"/>
        <w:rPr>
          <w:rFonts w:ascii="Times New Roman" w:hAnsi="Times New Roman" w:cs="Times New Roman"/>
          <w:lang w:val="en-GB"/>
        </w:rPr>
      </w:pPr>
      <w:r>
        <w:rPr>
          <w:rFonts w:ascii="Times New Roman" w:hAnsi="Times New Roman" w:cs="Times New Roman"/>
          <w:lang w:val="en-US"/>
        </w:rPr>
        <w:t xml:space="preserve">Strategies </w:t>
      </w:r>
      <w:r w:rsidR="00526FE0">
        <w:rPr>
          <w:rFonts w:ascii="Times New Roman" w:hAnsi="Times New Roman" w:cs="Times New Roman"/>
          <w:lang w:val="en-US"/>
        </w:rPr>
        <w:t>that fisher</w:t>
      </w:r>
      <w:r w:rsidR="00620F6F">
        <w:rPr>
          <w:rFonts w:ascii="Times New Roman" w:hAnsi="Times New Roman" w:cs="Times New Roman"/>
          <w:lang w:val="en-US"/>
        </w:rPr>
        <w:t>s</w:t>
      </w:r>
      <w:r w:rsidR="00526FE0">
        <w:rPr>
          <w:rFonts w:ascii="Times New Roman" w:hAnsi="Times New Roman" w:cs="Times New Roman"/>
          <w:lang w:val="en-US"/>
        </w:rPr>
        <w:t xml:space="preserve"> mentioned</w:t>
      </w:r>
      <w:r w:rsidR="00A16352">
        <w:rPr>
          <w:rFonts w:ascii="Times New Roman" w:hAnsi="Times New Roman" w:cs="Times New Roman"/>
          <w:lang w:val="en-US"/>
        </w:rPr>
        <w:t xml:space="preserve"> </w:t>
      </w:r>
      <w:r w:rsidR="00D96F0E">
        <w:rPr>
          <w:rFonts w:ascii="Times New Roman" w:hAnsi="Times New Roman" w:cs="Times New Roman"/>
          <w:lang w:val="en-US"/>
        </w:rPr>
        <w:t>are labeled</w:t>
      </w:r>
      <w:r w:rsidR="00A16352">
        <w:rPr>
          <w:rFonts w:ascii="Times New Roman" w:hAnsi="Times New Roman" w:cs="Times New Roman"/>
          <w:lang w:val="en-US"/>
        </w:rPr>
        <w:t xml:space="preserve"> according to the Adapt-React-Cope framework</w:t>
      </w:r>
      <w:r w:rsidR="00D96F0E">
        <w:rPr>
          <w:rFonts w:ascii="Times New Roman" w:hAnsi="Times New Roman" w:cs="Times New Roman"/>
          <w:lang w:val="en-US"/>
        </w:rPr>
        <w:t xml:space="preserve"> </w:t>
      </w:r>
      <w:r w:rsidR="00A16352" w:rsidRPr="00526FE0">
        <w:rPr>
          <w:rFonts w:ascii="Times New Roman" w:hAnsi="Times New Roman" w:cs="Times New Roman"/>
        </w:rPr>
        <w:fldChar w:fldCharType="begin"/>
      </w:r>
      <w:r w:rsidR="004D25F0">
        <w:rPr>
          <w:rFonts w:ascii="Times New Roman" w:hAnsi="Times New Roman" w:cs="Times New Roman"/>
          <w:lang w:val="en-GB"/>
        </w:rPr>
        <w:instrText xml:space="preserve"> ADDIN ZOTERO_ITEM CSL_CITATION {"citationID":"PrqeSCCQ","properties":{"formattedCitation":"(Green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sidR="00A16352" w:rsidRPr="00526FE0">
        <w:rPr>
          <w:rFonts w:ascii="Times New Roman" w:hAnsi="Times New Roman" w:cs="Times New Roman"/>
        </w:rPr>
        <w:fldChar w:fldCharType="separate"/>
      </w:r>
      <w:r w:rsidR="004D25F0" w:rsidRPr="004D25F0">
        <w:rPr>
          <w:rFonts w:ascii="Times New Roman" w:hAnsi="Times New Roman" w:cs="Times New Roman"/>
          <w:lang w:val="en-GB"/>
        </w:rPr>
        <w:t>(Green et al., 2021)</w:t>
      </w:r>
      <w:r w:rsidR="00A16352" w:rsidRPr="00526FE0">
        <w:rPr>
          <w:rFonts w:ascii="Times New Roman" w:hAnsi="Times New Roman" w:cs="Times New Roman"/>
        </w:rPr>
        <w:fldChar w:fldCharType="end"/>
      </w:r>
      <w:r w:rsidR="000E30FC">
        <w:rPr>
          <w:rFonts w:ascii="Times New Roman" w:hAnsi="Times New Roman" w:cs="Times New Roman"/>
          <w:lang w:val="en-GB"/>
        </w:rPr>
        <w:t>.</w:t>
      </w:r>
      <w:r w:rsidR="00D96F0E" w:rsidRPr="00526FE0">
        <w:rPr>
          <w:rFonts w:ascii="Times New Roman" w:hAnsi="Times New Roman" w:cs="Times New Roman"/>
          <w:lang w:val="en-US"/>
        </w:rPr>
        <w:t xml:space="preserve"> </w:t>
      </w:r>
      <w:r w:rsidR="000E30FC">
        <w:rPr>
          <w:rFonts w:ascii="Times New Roman" w:hAnsi="Times New Roman" w:cs="Times New Roman"/>
          <w:lang w:val="en-US"/>
        </w:rPr>
        <w:t>A</w:t>
      </w:r>
      <w:proofErr w:type="spellStart"/>
      <w:r w:rsidR="00526FE0" w:rsidRPr="00A16352">
        <w:rPr>
          <w:rFonts w:ascii="Times New Roman" w:hAnsi="Times New Roman" w:cs="Times New Roman"/>
          <w:i/>
          <w:iCs/>
          <w:lang w:val="en-GB"/>
        </w:rPr>
        <w:t>dapt</w:t>
      </w:r>
      <w:proofErr w:type="spellEnd"/>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proactive planning</w:t>
      </w:r>
      <w:r w:rsidR="000E30FC">
        <w:rPr>
          <w:rFonts w:ascii="Times New Roman" w:hAnsi="Times New Roman" w:cs="Times New Roman"/>
          <w:lang w:val="en-GB"/>
        </w:rPr>
        <w:t xml:space="preserve">, we associate this level </w:t>
      </w:r>
      <w:proofErr w:type="gramStart"/>
      <w:r w:rsidR="000E30FC">
        <w:rPr>
          <w:rFonts w:ascii="Times New Roman" w:hAnsi="Times New Roman" w:cs="Times New Roman"/>
          <w:lang w:val="en-GB"/>
        </w:rPr>
        <w:t>to</w:t>
      </w:r>
      <w:proofErr w:type="gramEnd"/>
      <w:r w:rsidR="000E30FC">
        <w:rPr>
          <w:rFonts w:ascii="Times New Roman" w:hAnsi="Times New Roman" w:cs="Times New Roman"/>
          <w:lang w:val="en-GB"/>
        </w:rPr>
        <w:t xml:space="preserve"> changing fishing gear </w:t>
      </w:r>
      <w:commentRangeStart w:id="54"/>
      <w:r w:rsidR="000E30FC">
        <w:rPr>
          <w:rFonts w:ascii="Times New Roman" w:hAnsi="Times New Roman" w:cs="Times New Roman"/>
          <w:lang w:val="en-GB"/>
        </w:rPr>
        <w:t>o</w:t>
      </w:r>
      <w:r w:rsidR="000C4772">
        <w:rPr>
          <w:rFonts w:ascii="Times New Roman" w:hAnsi="Times New Roman" w:cs="Times New Roman"/>
          <w:lang w:val="en-GB"/>
        </w:rPr>
        <w:t>r</w:t>
      </w:r>
      <w:r w:rsidR="000E30FC">
        <w:rPr>
          <w:rFonts w:ascii="Times New Roman" w:hAnsi="Times New Roman" w:cs="Times New Roman"/>
          <w:lang w:val="en-GB"/>
        </w:rPr>
        <w:t xml:space="preserve"> </w:t>
      </w:r>
      <w:commentRangeEnd w:id="54"/>
      <w:r w:rsidR="00FC0223">
        <w:rPr>
          <w:rStyle w:val="CommentReference"/>
        </w:rPr>
        <w:commentReference w:id="54"/>
      </w:r>
      <w:r w:rsidR="000E30FC">
        <w:rPr>
          <w:rFonts w:ascii="Times New Roman" w:hAnsi="Times New Roman" w:cs="Times New Roman"/>
          <w:lang w:val="en-GB"/>
        </w:rPr>
        <w:t>target species. R</w:t>
      </w:r>
      <w:r w:rsidR="00526FE0" w:rsidRPr="00A16352">
        <w:rPr>
          <w:rFonts w:ascii="Times New Roman" w:hAnsi="Times New Roman" w:cs="Times New Roman"/>
          <w:i/>
          <w:iCs/>
          <w:lang w:val="en-GB"/>
        </w:rPr>
        <w:t>eact</w:t>
      </w:r>
      <w:r w:rsidR="00526FE0" w:rsidRPr="00526FE0">
        <w:rPr>
          <w:rFonts w:ascii="Times New Roman" w:hAnsi="Times New Roman" w:cs="Times New Roman"/>
          <w:lang w:val="en-GB"/>
        </w:rPr>
        <w:t xml:space="preserve"> </w:t>
      </w:r>
      <w:r w:rsidR="00A16352">
        <w:rPr>
          <w:rFonts w:ascii="Times New Roman" w:hAnsi="Times New Roman" w:cs="Times New Roman"/>
          <w:lang w:val="en-GB"/>
        </w:rPr>
        <w:t xml:space="preserve">implies </w:t>
      </w:r>
      <w:r w:rsidR="00526FE0" w:rsidRPr="00526FE0">
        <w:rPr>
          <w:rFonts w:ascii="Times New Roman" w:hAnsi="Times New Roman" w:cs="Times New Roman"/>
          <w:lang w:val="en-GB"/>
        </w:rPr>
        <w:t xml:space="preserve">unplanned </w:t>
      </w:r>
      <w:r w:rsidR="000E30FC" w:rsidRPr="00526FE0">
        <w:rPr>
          <w:rFonts w:ascii="Times New Roman" w:hAnsi="Times New Roman" w:cs="Times New Roman"/>
          <w:lang w:val="en-GB"/>
        </w:rPr>
        <w:t>response</w:t>
      </w:r>
      <w:r w:rsidR="000E30FC">
        <w:rPr>
          <w:rFonts w:ascii="Times New Roman" w:hAnsi="Times New Roman" w:cs="Times New Roman"/>
          <w:lang w:val="en-GB"/>
        </w:rPr>
        <w:t>, in our case traveling to a different fishing location.</w:t>
      </w:r>
      <w:r w:rsidR="00526FE0" w:rsidRPr="00526FE0">
        <w:rPr>
          <w:rFonts w:ascii="Times New Roman" w:hAnsi="Times New Roman" w:cs="Times New Roman"/>
          <w:lang w:val="en-GB"/>
        </w:rPr>
        <w:t xml:space="preserve"> </w:t>
      </w:r>
      <w:r w:rsidR="000E30FC">
        <w:rPr>
          <w:rFonts w:ascii="Times New Roman" w:hAnsi="Times New Roman" w:cs="Times New Roman"/>
          <w:lang w:val="en-GB"/>
        </w:rPr>
        <w:t>C</w:t>
      </w:r>
      <w:r w:rsidR="00526FE0" w:rsidRPr="00A16352">
        <w:rPr>
          <w:rFonts w:ascii="Times New Roman" w:hAnsi="Times New Roman" w:cs="Times New Roman"/>
          <w:i/>
          <w:iCs/>
          <w:lang w:val="en-GB"/>
        </w:rPr>
        <w:t>ope</w:t>
      </w:r>
      <w:r w:rsidR="00A16352">
        <w:rPr>
          <w:rFonts w:ascii="Times New Roman" w:hAnsi="Times New Roman" w:cs="Times New Roman"/>
          <w:lang w:val="en-GB"/>
        </w:rPr>
        <w:t xml:space="preserve"> mean to</w:t>
      </w:r>
      <w:r w:rsidR="00526FE0" w:rsidRPr="00526FE0">
        <w:rPr>
          <w:rFonts w:ascii="Times New Roman" w:hAnsi="Times New Roman" w:cs="Times New Roman"/>
          <w:lang w:val="en-GB"/>
        </w:rPr>
        <w:t xml:space="preserve"> accept passively</w:t>
      </w:r>
      <w:r w:rsidR="000E30FC">
        <w:rPr>
          <w:rFonts w:ascii="Times New Roman" w:hAnsi="Times New Roman" w:cs="Times New Roman"/>
          <w:lang w:val="en-GB"/>
        </w:rPr>
        <w:t>, implying to fish anyway without changing anything or stay home.</w:t>
      </w:r>
    </w:p>
    <w:p w14:paraId="2E04C86D" w14:textId="20E14448" w:rsidR="00E25E35" w:rsidRDefault="00E25E35" w:rsidP="00792645">
      <w:pPr>
        <w:jc w:val="both"/>
        <w:rPr>
          <w:rFonts w:ascii="Times New Roman" w:hAnsi="Times New Roman" w:cs="Times New Roman"/>
          <w:lang w:val="en-GB"/>
        </w:rPr>
      </w:pPr>
      <w:r>
        <w:rPr>
          <w:rFonts w:ascii="Times New Roman" w:hAnsi="Times New Roman" w:cs="Times New Roman"/>
          <w:lang w:val="en-GB"/>
        </w:rPr>
        <w:t>Multiple options for gear and target species were implemented as levels of categorical nodes.</w:t>
      </w:r>
    </w:p>
    <w:p w14:paraId="4B4B05A7" w14:textId="0E917FA4" w:rsidR="00E25E35" w:rsidRDefault="00E25E35" w:rsidP="00792645">
      <w:pPr>
        <w:jc w:val="both"/>
        <w:rPr>
          <w:rFonts w:ascii="Times New Roman" w:hAnsi="Times New Roman" w:cs="Times New Roman"/>
          <w:lang w:val="en-GB"/>
        </w:rPr>
      </w:pPr>
      <w:commentRangeStart w:id="55"/>
      <w:commentRangeStart w:id="56"/>
      <w:r>
        <w:rPr>
          <w:rFonts w:ascii="Times New Roman" w:hAnsi="Times New Roman" w:cs="Times New Roman"/>
          <w:lang w:val="en-GB"/>
        </w:rPr>
        <w:t>A combination of fishing style and extreme weather event was considered not relevant i</w:t>
      </w:r>
      <w:r w:rsidR="00622D07">
        <w:rPr>
          <w:rFonts w:ascii="Times New Roman" w:hAnsi="Times New Roman" w:cs="Times New Roman"/>
          <w:lang w:val="en-GB"/>
        </w:rPr>
        <w:t>f</w:t>
      </w:r>
      <w:r>
        <w:rPr>
          <w:rFonts w:ascii="Times New Roman" w:hAnsi="Times New Roman" w:cs="Times New Roman"/>
          <w:lang w:val="en-GB"/>
        </w:rPr>
        <w:t xml:space="preserve"> 50% or more of the answers were not answered</w:t>
      </w:r>
      <w:commentRangeEnd w:id="55"/>
      <w:r w:rsidR="00622D07">
        <w:rPr>
          <w:rStyle w:val="CommentReference"/>
        </w:rPr>
        <w:commentReference w:id="55"/>
      </w:r>
      <w:commentRangeEnd w:id="56"/>
      <w:r w:rsidR="000C4772">
        <w:rPr>
          <w:rStyle w:val="CommentReference"/>
        </w:rPr>
        <w:commentReference w:id="56"/>
      </w:r>
      <w:r>
        <w:rPr>
          <w:rFonts w:ascii="Times New Roman" w:hAnsi="Times New Roman" w:cs="Times New Roman"/>
          <w:lang w:val="en-GB"/>
        </w:rPr>
        <w:t>.</w:t>
      </w:r>
    </w:p>
    <w:p w14:paraId="4EC25B44" w14:textId="77777777" w:rsidR="00B015FC" w:rsidRDefault="00B015FC" w:rsidP="00792645">
      <w:pPr>
        <w:jc w:val="both"/>
        <w:rPr>
          <w:rFonts w:ascii="Times New Roman" w:hAnsi="Times New Roman" w:cs="Times New Roman"/>
          <w:lang w:val="en-US"/>
        </w:rPr>
      </w:pPr>
    </w:p>
    <w:p w14:paraId="2AB621DA" w14:textId="54E8938D" w:rsidR="00A13B7B" w:rsidRDefault="00A13B7B" w:rsidP="00A13B7B">
      <w:pPr>
        <w:spacing w:after="0" w:line="276" w:lineRule="auto"/>
        <w:jc w:val="both"/>
        <w:rPr>
          <w:rFonts w:ascii="Times New Roman" w:hAnsi="Times New Roman" w:cs="Times New Roman"/>
          <w:lang w:val="en-GB"/>
        </w:rPr>
      </w:pPr>
      <w:r w:rsidRPr="004769EA">
        <w:rPr>
          <w:rFonts w:ascii="Times New Roman" w:hAnsi="Times New Roman" w:cs="Times New Roman"/>
          <w:i/>
          <w:iCs/>
          <w:u w:val="single"/>
          <w:lang w:val="en-GB"/>
        </w:rPr>
        <w:t>Implementation -</w:t>
      </w:r>
      <w:r>
        <w:rPr>
          <w:rFonts w:ascii="Times New Roman" w:hAnsi="Times New Roman" w:cs="Times New Roman"/>
          <w:lang w:val="en-GB"/>
        </w:rPr>
        <w:t xml:space="preserve"> </w:t>
      </w:r>
      <w:r w:rsidRPr="00D56033">
        <w:rPr>
          <w:rFonts w:ascii="Times New Roman" w:hAnsi="Times New Roman" w:cs="Times New Roman"/>
          <w:i/>
          <w:iCs/>
          <w:u w:val="single"/>
          <w:lang w:val="en-GB"/>
        </w:rPr>
        <w:t xml:space="preserve">eliciting </w:t>
      </w:r>
      <w:r>
        <w:rPr>
          <w:rFonts w:ascii="Times New Roman" w:hAnsi="Times New Roman" w:cs="Times New Roman"/>
          <w:i/>
          <w:iCs/>
          <w:u w:val="single"/>
          <w:lang w:val="en-GB"/>
        </w:rPr>
        <w:t>conditional probabilities</w:t>
      </w:r>
      <w:r w:rsidRPr="00D56033">
        <w:rPr>
          <w:rFonts w:ascii="Times New Roman" w:hAnsi="Times New Roman" w:cs="Times New Roman"/>
          <w:i/>
          <w:iCs/>
          <w:u w:val="single"/>
          <w:lang w:val="en-GB"/>
        </w:rPr>
        <w:t xml:space="preserve"> from</w:t>
      </w:r>
      <w:r w:rsidR="000E30FC">
        <w:rPr>
          <w:rFonts w:ascii="Times New Roman" w:hAnsi="Times New Roman" w:cs="Times New Roman"/>
          <w:i/>
          <w:iCs/>
          <w:u w:val="single"/>
          <w:lang w:val="en-GB"/>
        </w:rPr>
        <w:t xml:space="preserve"> data and</w:t>
      </w:r>
      <w:r w:rsidRPr="00D56033">
        <w:rPr>
          <w:rFonts w:ascii="Times New Roman" w:hAnsi="Times New Roman" w:cs="Times New Roman"/>
          <w:i/>
          <w:iCs/>
          <w:u w:val="single"/>
          <w:lang w:val="en-GB"/>
        </w:rPr>
        <w:t xml:space="preserve"> </w:t>
      </w:r>
      <w:r>
        <w:rPr>
          <w:rFonts w:ascii="Times New Roman" w:hAnsi="Times New Roman" w:cs="Times New Roman"/>
          <w:i/>
          <w:iCs/>
          <w:u w:val="single"/>
          <w:lang w:val="en-GB"/>
        </w:rPr>
        <w:t>literature</w:t>
      </w:r>
    </w:p>
    <w:p w14:paraId="283D6E41" w14:textId="77777777" w:rsidR="00A13B7B" w:rsidRDefault="00A13B7B" w:rsidP="00A13B7B">
      <w:pPr>
        <w:spacing w:after="0" w:line="276" w:lineRule="auto"/>
        <w:jc w:val="both"/>
        <w:rPr>
          <w:rFonts w:ascii="Times New Roman" w:hAnsi="Times New Roman" w:cs="Times New Roman"/>
          <w:lang w:val="en-GB"/>
        </w:rPr>
      </w:pPr>
    </w:p>
    <w:p w14:paraId="171A57E2" w14:textId="148395F5" w:rsidR="00E25E35" w:rsidRDefault="00E25E35" w:rsidP="00E25E35">
      <w:pPr>
        <w:spacing w:after="0" w:line="276" w:lineRule="auto"/>
        <w:jc w:val="both"/>
        <w:rPr>
          <w:rFonts w:ascii="Times New Roman" w:eastAsiaTheme="minorEastAsia" w:hAnsi="Times New Roman" w:cs="Times New Roman"/>
          <w:lang w:val="en-GB"/>
        </w:rPr>
      </w:pPr>
      <w:commentRangeStart w:id="57"/>
      <w:commentRangeStart w:id="58"/>
      <w:r>
        <w:rPr>
          <w:rFonts w:ascii="Times New Roman" w:hAnsi="Times New Roman" w:cs="Times New Roman"/>
          <w:lang w:val="en-GB"/>
        </w:rPr>
        <w:t xml:space="preserve">Published data are used to </w:t>
      </w:r>
      <w:r w:rsidR="001D5822">
        <w:rPr>
          <w:rFonts w:ascii="Times New Roman" w:hAnsi="Times New Roman" w:cs="Times New Roman"/>
          <w:lang w:val="en-GB"/>
        </w:rPr>
        <w:t>support and complement the interviewee declaration about</w:t>
      </w:r>
      <w:r>
        <w:rPr>
          <w:rFonts w:ascii="Times New Roman" w:hAnsi="Times New Roman" w:cs="Times New Roman"/>
          <w:lang w:val="en-GB"/>
        </w:rPr>
        <w:t xml:space="preserve"> gear preferences, target species and costs</w:t>
      </w:r>
      <w:r w:rsidR="00FC0223">
        <w:rPr>
          <w:rFonts w:ascii="Times New Roman" w:hAnsi="Times New Roman" w:cs="Times New Roman"/>
          <w:lang w:val="en-GB"/>
        </w:rPr>
        <w:t xml:space="preserve"> for each fishing style</w:t>
      </w:r>
      <w:r>
        <w:rPr>
          <w:rFonts w:ascii="Times New Roman" w:hAnsi="Times New Roman" w:cs="Times New Roman"/>
          <w:lang w:val="en-GB"/>
        </w:rPr>
        <w:t xml:space="preserve">. </w:t>
      </w:r>
      <w:commentRangeEnd w:id="57"/>
      <w:r w:rsidR="00FC0223">
        <w:rPr>
          <w:rStyle w:val="CommentReference"/>
        </w:rPr>
        <w:commentReference w:id="57"/>
      </w:r>
      <w:commentRangeEnd w:id="58"/>
      <w:r w:rsidR="001D5822">
        <w:rPr>
          <w:rStyle w:val="CommentReference"/>
        </w:rPr>
        <w:commentReference w:id="58"/>
      </w:r>
      <w:r>
        <w:rPr>
          <w:rFonts w:ascii="Times New Roman" w:hAnsi="Times New Roman" w:cs="Times New Roman"/>
          <w:lang w:val="en-GB"/>
        </w:rPr>
        <w:t xml:space="preserve">The gear and catch distribution for small scale and pelagic trawlers was available in the Fishery Dependent Information dataset of </w:t>
      </w:r>
      <w:r>
        <w:rPr>
          <w:rFonts w:ascii="Times New Roman" w:hAnsi="Times New Roman" w:cs="Times New Roman"/>
          <w:lang w:val="en-GB"/>
        </w:rPr>
        <w:lastRenderedPageBreak/>
        <w:t xml:space="preserve">the STECF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{"citationID":"g2uD0O7d","properties":{"formattedCitation":"(STECF, 2025)","plainCitation":"(STECF, 2025)","noteIndex":0},"citationItems":[{"id":2743,"uris":["http://zotero.org/users/6838574/items/AWYNDVFH"],"itemData":{"id":2743,"type":"book","event-place":"LU","language":"en","publisher":"Publications Office","publisher-place":"LU","source":"DOI.org (CSL JSON)","title":"Scientific, Technical and Economic Committee for Fisheries (STECF): evaluation of Fisheries Dependent Information (FDI) for EU fleets (STECF 24 11).","title-short":"Scientific, Technical and Economic Committee for Fisheries (STECF)","URL":"https://data.europa.eu/doi/10.2760/3446647","author":[{"literal":"STECF"}],"accessed":{"date-parts":[["2025",11,25]]},"issued":{"date-parts":[["2025"]]}}}],"schema":"https://github.com/citation-style-language/schema/raw/master/csl-citation.json"} </w:instrText>
      </w:r>
      <w:r>
        <w:rPr>
          <w:rFonts w:ascii="Times New Roman" w:hAnsi="Times New Roman" w:cs="Times New Roman"/>
          <w:lang w:val="en-GB"/>
        </w:rPr>
        <w:fldChar w:fldCharType="separate"/>
      </w:r>
      <w:r w:rsidRPr="00A402E6">
        <w:rPr>
          <w:rFonts w:ascii="Times New Roman" w:hAnsi="Times New Roman" w:cs="Times New Roman"/>
          <w:lang w:val="en-GB"/>
        </w:rPr>
        <w:t>(STECF, 2025)</w:t>
      </w:r>
      <w:r>
        <w:rPr>
          <w:rFonts w:ascii="Times New Roman" w:hAnsi="Times New Roman" w:cs="Times New Roman"/>
          <w:lang w:val="en-GB"/>
        </w:rPr>
        <w:fldChar w:fldCharType="end"/>
      </w:r>
      <w:r>
        <w:rPr>
          <w:rFonts w:ascii="Times New Roman" w:hAnsi="Times New Roman" w:cs="Times New Roman"/>
          <w:lang w:val="en-GB"/>
        </w:rPr>
        <w:t xml:space="preserve">. Gear preference, catches and socioeconomic values of recreational fishers were available through Swedish national statistics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{"citationID":"QlNtELX5","properties":{"formattedCitation":"(SWAM, 2024)","plainCitation":"(SWAM, 2024)","noteIndex":0},"citationItems":[{"id":2735,"uris":["http://zotero.org/users/6838574/items/8NGM923E"],"itemData":{"id":2735,"type":"report","archive":"1654-417X","language":"en","source":"Zotero","title":"Fritidsfiske 2024","author":[{"literal":"SWAM"}],"issued":{"date-parts":[["2024"]]}}}],"schema":"https://github.com/citation-style-language/schema/raw/master/csl-citation.json"} </w:instrText>
      </w:r>
      <w:r>
        <w:rPr>
          <w:rFonts w:ascii="Times New Roman" w:hAnsi="Times New Roman" w:cs="Times New Roman"/>
          <w:lang w:val="en-GB"/>
        </w:rPr>
        <w:fldChar w:fldCharType="separate"/>
      </w:r>
      <w:r w:rsidRPr="00BA3914">
        <w:rPr>
          <w:rFonts w:ascii="Times New Roman" w:hAnsi="Times New Roman" w:cs="Times New Roman"/>
          <w:lang w:val="en-GB"/>
        </w:rPr>
        <w:t>(SWAM, 2024)</w:t>
      </w:r>
      <w:r>
        <w:rPr>
          <w:rFonts w:ascii="Times New Roman" w:hAnsi="Times New Roman" w:cs="Times New Roman"/>
          <w:lang w:val="en-GB"/>
        </w:rPr>
        <w:fldChar w:fldCharType="end"/>
      </w:r>
      <w:r>
        <w:rPr>
          <w:rFonts w:ascii="Times New Roman" w:hAnsi="Times New Roman" w:cs="Times New Roman"/>
          <w:lang w:val="en-GB"/>
        </w:rPr>
        <w:t xml:space="preserve">. Economic values of small scale and pelagic trawlers were available on the Annual Economic report of the STECF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{"citationID":"tLw9xKf0","properties":{"formattedCitation":"(STECF, 2024)","plainCitation":"(STECF, 2024)","noteIndex":0},"citationItems":[{"id":1558,"uris":["http://zotero.org/users/6838574/items/JSWMIMBU"],"itemData":{"id":1558,"type":"book","abstract":"Commission Decision of 25 February 2016 setting up a Scientific, Technical and Economic Committee for Fisheries, C(2016) 1084, OJ C 74, 26.2.2016, p. 4–10. The Commission may consult the group on any matter relating to marine and fisheries biology, fishing gear technology, fisheries economics, fisheries governance, ecosystem effects of fisheries, aquaculture or similar disciplines. In 2022, the EU fishing fleet numbered 70 986 vessels with a combined gross tonnage of 1.32 million and engine power of 5.26 million kW. Based on data submitted by EU Member States under the EU multiannual programme (EU MAP) for data collection, there were 52 830 active vessels in 2022 offering direct employment to 119 702 fishers, corresponding to 75 816 FTEs; on average earning EUR 30 277 per FTE in wages, annually. The EU fleet spent 5.1 million days-at-sea and consumed 1.81 billion litres of fuel to land 3.49 million tonnes of seafood with a reported value of EUR 6.6 billion. The Gross Value Added (GVA) and gross profit (all excl. subsidies and fishing rights) were estimated at EUR 3.4 billion and EUR 1.1 billion, respectively. GVA as a proportion of revenue was estimated at 49.2% and gross profit margin at almost 15.9%. With a total net profit of almost EUR 148 million in 2022, 2.2% of the revenue was retained as profit. These results should be read in a context of an increase of fuel cost in 2022 compared to the whole time series. Overall economic performance indicators display a deterioration compared to 2021 while nowcast estimates suggest that the economic performance of the EU fishing fleet has improved in 2023 and in 2024, specially driven by the decrease in fuel prices. This publication includes: 1) a structural and economic overview of the EU fishing fleet in 2022, trend analyses for the years 2013-2022, and where possible nowcasts for 2023 and 2024; a regional analysis of the EU fishing fleet by major sea basin, as well as, fleets operating in the EU Outermost Regions and in Other Fishing Regions; 3) a detailed structural and economic overview of each Member State’s fishing fleet, including qualitative economic performance assessments for 2022 and nowcasts for 2023 and 2024.","event-place":"Luxembourg","ISBN":"978-92-68-21569-2","language":"en","note":"ISSN: 2467-0715, 1831-9424\nDOI: 10.2760/5037826","publisher":"Publications Office of the European Union","publisher-place":"Luxembourg","title":"The 2024 Annual Economic Report on the EU Fishing Fleet (STECF 24-03 &amp; 24-07)","URL":"https://publications.jrc.ec.europa.eu/repository/handle/JRC139642","author":[{"literal":"STECF"}],"accessed":{"date-parts":[["2025",5,15]]},"issued":{"date-parts":[["2024"]]}}}],"schema":"https://github.com/citation-style-language/schema/raw/master/csl-citation.json"} </w:instrText>
      </w:r>
      <w:r>
        <w:rPr>
          <w:rFonts w:ascii="Times New Roman" w:hAnsi="Times New Roman" w:cs="Times New Roman"/>
          <w:lang w:val="en-GB"/>
        </w:rPr>
        <w:fldChar w:fldCharType="separate"/>
      </w:r>
      <w:r w:rsidRPr="00A402E6">
        <w:rPr>
          <w:rFonts w:ascii="Times New Roman" w:hAnsi="Times New Roman" w:cs="Times New Roman"/>
          <w:lang w:val="en-GB"/>
        </w:rPr>
        <w:t>(STECF, 2024)</w:t>
      </w:r>
      <w:r>
        <w:rPr>
          <w:rFonts w:ascii="Times New Roman" w:hAnsi="Times New Roman" w:cs="Times New Roman"/>
          <w:lang w:val="en-GB"/>
        </w:rPr>
        <w:fldChar w:fldCharType="end"/>
      </w:r>
      <w:r>
        <w:rPr>
          <w:rFonts w:ascii="Times New Roman" w:hAnsi="Times New Roman" w:cs="Times New Roman"/>
          <w:lang w:val="en-GB"/>
        </w:rPr>
        <w:t xml:space="preserve">. No </w:t>
      </w:r>
      <w:r w:rsidR="00831397">
        <w:rPr>
          <w:rFonts w:ascii="Times New Roman" w:hAnsi="Times New Roman" w:cs="Times New Roman"/>
          <w:lang w:val="en-GB"/>
        </w:rPr>
        <w:t>open-source</w:t>
      </w:r>
      <w:r>
        <w:rPr>
          <w:rFonts w:ascii="Times New Roman" w:hAnsi="Times New Roman" w:cs="Times New Roman"/>
          <w:lang w:val="en-GB"/>
        </w:rPr>
        <w:t xml:space="preserve"> information was available to describe fishing guides and </w:t>
      </w:r>
      <w:r w:rsidR="00831397">
        <w:rPr>
          <w:rFonts w:ascii="Times New Roman" w:hAnsi="Times New Roman" w:cs="Times New Roman"/>
          <w:lang w:val="en-GB"/>
        </w:rPr>
        <w:t>archipelago fishers. The treatment of the data is described in Appendix B.</w:t>
      </w:r>
    </w:p>
    <w:p w14:paraId="7640B03E" w14:textId="77777777" w:rsidR="00A13B7B" w:rsidRDefault="00A13B7B" w:rsidP="00792645">
      <w:pPr>
        <w:jc w:val="both"/>
        <w:rPr>
          <w:rFonts w:ascii="Times New Roman" w:hAnsi="Times New Roman" w:cs="Times New Roman"/>
          <w:lang w:val="en-US"/>
        </w:rPr>
      </w:pPr>
    </w:p>
    <w:p w14:paraId="2DA96B15" w14:textId="3088C439" w:rsidR="00D343C2" w:rsidRPr="00D56033" w:rsidRDefault="00D343C2" w:rsidP="00D343C2">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sidR="00287E80">
        <w:rPr>
          <w:rFonts w:ascii="Times New Roman" w:hAnsi="Times New Roman" w:cs="Times New Roman"/>
          <w:i/>
          <w:iCs/>
          <w:u w:val="single"/>
          <w:lang w:val="en-GB"/>
        </w:rPr>
        <w:t>implementing</w:t>
      </w:r>
      <w:r w:rsidRPr="00D56033">
        <w:rPr>
          <w:rFonts w:ascii="Times New Roman" w:hAnsi="Times New Roman" w:cs="Times New Roman"/>
          <w:i/>
          <w:iCs/>
          <w:u w:val="single"/>
          <w:lang w:val="en-GB"/>
        </w:rPr>
        <w:t xml:space="preserve"> </w:t>
      </w:r>
      <w:r>
        <w:rPr>
          <w:rFonts w:ascii="Times New Roman" w:hAnsi="Times New Roman" w:cs="Times New Roman"/>
          <w:i/>
          <w:iCs/>
          <w:u w:val="single"/>
          <w:lang w:val="en-GB"/>
        </w:rPr>
        <w:t>conditional probabilities</w:t>
      </w:r>
    </w:p>
    <w:p w14:paraId="098AD210" w14:textId="77777777" w:rsidR="00D343C2" w:rsidRDefault="00D343C2" w:rsidP="00310E6E">
      <w:pPr>
        <w:spacing w:after="0" w:line="276" w:lineRule="auto"/>
        <w:rPr>
          <w:rFonts w:ascii="Times New Roman" w:hAnsi="Times New Roman" w:cs="Times New Roman"/>
          <w:lang w:val="en-GB"/>
        </w:rPr>
      </w:pPr>
    </w:p>
    <w:p w14:paraId="7DEB3FFD" w14:textId="3A8BB658" w:rsidR="00B20F14" w:rsidRPr="00730D58" w:rsidRDefault="000E30FC" w:rsidP="00B20F14">
      <w:pPr>
        <w:jc w:val="both"/>
        <w:rPr>
          <w:rFonts w:ascii="Times New Roman" w:hAnsi="Times New Roman" w:cs="Times New Roman"/>
          <w:lang w:val="en-GB"/>
        </w:rPr>
      </w:pPr>
      <w:r>
        <w:rPr>
          <w:rFonts w:ascii="Times New Roman" w:hAnsi="Times New Roman" w:cs="Times New Roman"/>
          <w:lang w:val="en-GB"/>
        </w:rPr>
        <w:t>The CPT</w:t>
      </w:r>
      <w:r w:rsidR="000F5DDD">
        <w:rPr>
          <w:rFonts w:ascii="Times New Roman" w:hAnsi="Times New Roman" w:cs="Times New Roman"/>
          <w:lang w:val="en-GB"/>
        </w:rPr>
        <w:t xml:space="preserve"> </w:t>
      </w:r>
      <w:r w:rsidR="006C1A3B">
        <w:rPr>
          <w:rFonts w:ascii="Times New Roman" w:hAnsi="Times New Roman" w:cs="Times New Roman"/>
          <w:lang w:val="en-GB"/>
        </w:rPr>
        <w:t>includes</w:t>
      </w:r>
      <w:r w:rsidR="000F5DDD">
        <w:rPr>
          <w:rFonts w:ascii="Times New Roman" w:hAnsi="Times New Roman" w:cs="Times New Roman"/>
          <w:lang w:val="en-GB"/>
        </w:rPr>
        <w:t xml:space="preserve"> categorical and ranked</w:t>
      </w:r>
      <w:r w:rsidR="00730D58" w:rsidRPr="00730D58">
        <w:rPr>
          <w:rFonts w:ascii="Times New Roman" w:hAnsi="Times New Roman" w:cs="Times New Roman"/>
          <w:lang w:val="en-GB"/>
        </w:rPr>
        <w:t xml:space="preserve"> nodes</w:t>
      </w:r>
      <w:r w:rsidR="000F5DDD">
        <w:rPr>
          <w:rFonts w:ascii="Times New Roman" w:hAnsi="Times New Roman" w:cs="Times New Roman"/>
          <w:lang w:val="en-GB"/>
        </w:rPr>
        <w:t xml:space="preserve">. Ranked nodes </w:t>
      </w:r>
      <w:r w:rsidR="00686CF0">
        <w:rPr>
          <w:rFonts w:ascii="Times New Roman" w:hAnsi="Times New Roman" w:cs="Times New Roman"/>
          <w:lang w:val="en-GB"/>
        </w:rPr>
        <w:t xml:space="preserve">have order-preserving meaning states </w:t>
      </w:r>
      <w:r w:rsidR="00730D58" w:rsidRPr="00730D58">
        <w:rPr>
          <w:rFonts w:ascii="Times New Roman" w:hAnsi="Times New Roman" w:cs="Times New Roman"/>
          <w:lang w:val="en-GB"/>
        </w:rPr>
        <w:t>(e.g.: low/medium/high)</w:t>
      </w:r>
      <w:r w:rsidR="00686CF0">
        <w:rPr>
          <w:rFonts w:ascii="Times New Roman" w:hAnsi="Times New Roman" w:cs="Times New Roman"/>
          <w:lang w:val="en-GB"/>
        </w:rPr>
        <w:t xml:space="preserve"> that </w:t>
      </w:r>
      <w:r w:rsidR="00730D58" w:rsidRPr="00730D58">
        <w:rPr>
          <w:rFonts w:ascii="Times New Roman" w:hAnsi="Times New Roman" w:cs="Times New Roman"/>
          <w:lang w:val="en-GB"/>
        </w:rPr>
        <w:t>can be mapped to a continuous numerical scale bounded to [0,1]</w:t>
      </w:r>
      <w:r w:rsidR="006C1A3B">
        <w:rPr>
          <w:rFonts w:ascii="Times New Roman" w:hAnsi="Times New Roman" w:cs="Times New Roman"/>
          <w:lang w:val="en-GB"/>
        </w:rPr>
        <w:t>,</w:t>
      </w:r>
      <w:r w:rsidR="00730D58">
        <w:rPr>
          <w:rFonts w:ascii="Times New Roman" w:hAnsi="Times New Roman" w:cs="Times New Roman"/>
          <w:lang w:val="en-GB"/>
        </w:rPr>
        <w:t xml:space="preserve"> assuming equal intervals</w:t>
      </w:r>
      <w:r w:rsidR="00686CF0">
        <w:rPr>
          <w:rFonts w:ascii="Times New Roman" w:hAnsi="Times New Roman" w:cs="Times New Roman"/>
          <w:lang w:val="en-GB"/>
        </w:rPr>
        <w:t xml:space="preserve"> </w:t>
      </w:r>
      <w:r w:rsidR="00686CF0">
        <w:rPr>
          <w:rFonts w:ascii="Times New Roman" w:hAnsi="Times New Roman" w:cs="Times New Roman"/>
          <w:lang w:val="en-GB"/>
        </w:rPr>
        <w:fldChar w:fldCharType="begin"/>
      </w:r>
      <w:r w:rsidR="00070C30">
        <w:rPr>
          <w:rFonts w:ascii="Times New Roman" w:hAnsi="Times New Roman" w:cs="Times New Roman"/>
          <w:lang w:val="en-GB"/>
        </w:rPr>
        <w:instrText xml:space="preserve"> ADDIN ZOTERO_ITEM CSL_CITATION {"citationID":"rRINLPWG","properties":{"formattedCitation":"(Fenton &amp; Neil, 2019; Laitila &amp; Virtanen, 2022b)","plainCitation":"(Fenton &amp; Neil, 2019; Laitila &amp; Virtanen, 2022b)","noteIndex":0},"citationItems":[{"id":232,"uris":["http://zotero.org/users/6838574/items/CVR834TA"],"itemData":{"id":232,"type":"book","call-number":"QA279.5 .F46 2019","edition":"Second edition","event-place":"Boca Raton","ISBN":"978-1-138-03511-9","language":"en","number-of-pages":"637","publisher":"CRC Press, Taylor &amp; Francis Group","publisher-place":"Boca Raton","source":"Library of Congress ISBN","title":"Risk assessment and decision analysis with Bayesian networks","author":[{"family":"Fenton","given":"Norman E."},{"family":"Neil","given":"Martin"}],"issued":{"date-parts":[["2019"]]}}},{"id":2815,"uris":["http://zotero.org/users/6838574/items/4L39DDKV"],"itemData":{"id":2815,"type":"article-journal","abstract":"This paper advances the use of the ranked nodes method (RNM) to portray probabilistic relationships of continuous quantities in Bayesian networks (BNs). In RNM, continuous quantities are represented by ranked nodes with discrete ordinal scales. The probabilistic relationships of the nodes are quantified in conditional probability tables (CPTs) generated with expert-elicited parameters. When ranked nodes are formed by discretizing continuous scales, ignorance about the functioning of RNM can lead to discretizations that make the generation of sensible CPTs impossible. While a guideline exists on this matter, it is limited by a requirement to define an equal number of ordinal states for all the nodes. This paper presents two novel discretization approaches that consider the functioning of RNM and allow the nodes to have non-equal numbers of ordinal states. In the first one, called the “static discretization approach”, the nodes can be given any desired discretizations that stay unchanged during the use of the BN. In the second one, called the “dynamic discretization approach”, the discretizations are algorithmically updated during the use of the BN to help manage the sizes of the generated CPTs. Both approaches are based on the original idea that, besides the RNM parameters, the nodes probabilistic relationship is defined by initial RNM-compatible discretizations elicited from the domain expert. Overall, the new approaches offer an easier and more versatile way of using RNM to depict the probabilistic relationships of continuous quantities. In doing so, they also facilitate the effective and diverse use of BNs in decision support systems.","container-title":"Decision Support Systems","DOI":"10.1016/j.dss.2021.113709","ISSN":"0167-9236","journalAbbreviation":"Decision Support Systems","page":"113709","source":"ScienceDirect","title":"Portraying probabilistic relationships of continuous nodes in Bayesian networks with ranked nodes method","volume":"154","author":[{"family":"Laitila","given":"Pekka"},{"family":"Virtanen","given":"Kai"}],"issued":{"date-parts":[["2022",3,1]]}}}],"schema":"https://github.com/citation-style-language/schema/raw/master/csl-citation.json"} </w:instrText>
      </w:r>
      <w:r w:rsidR="00686CF0">
        <w:rPr>
          <w:rFonts w:ascii="Times New Roman" w:hAnsi="Times New Roman" w:cs="Times New Roman"/>
          <w:lang w:val="en-GB"/>
        </w:rPr>
        <w:fldChar w:fldCharType="separate"/>
      </w:r>
      <w:r w:rsidR="00070C30" w:rsidRPr="003C3DAF">
        <w:rPr>
          <w:rFonts w:ascii="Times New Roman" w:hAnsi="Times New Roman" w:cs="Times New Roman"/>
          <w:lang w:val="en-GB"/>
        </w:rPr>
        <w:t>(Fenton &amp; Neil, 2019; Laitila &amp; Virtanen, 2022b)</w:t>
      </w:r>
      <w:r w:rsidR="00686CF0">
        <w:rPr>
          <w:rFonts w:ascii="Times New Roman" w:hAnsi="Times New Roman" w:cs="Times New Roman"/>
          <w:lang w:val="en-GB"/>
        </w:rPr>
        <w:fldChar w:fldCharType="end"/>
      </w:r>
      <w:r w:rsidR="00730D58" w:rsidRPr="00730D58">
        <w:rPr>
          <w:rFonts w:ascii="Times New Roman" w:hAnsi="Times New Roman" w:cs="Times New Roman"/>
          <w:lang w:val="en-GB"/>
        </w:rPr>
        <w:t>. For instance, in a node having three states (low, medium, high), the “low” state takes the interval [0-0.33).</w:t>
      </w:r>
      <w:r w:rsidR="00730D58">
        <w:rPr>
          <w:rFonts w:ascii="Times New Roman" w:hAnsi="Times New Roman" w:cs="Times New Roman"/>
          <w:lang w:val="en-GB"/>
        </w:rPr>
        <w:t xml:space="preserve"> </w:t>
      </w:r>
      <w:r w:rsidR="001306F3" w:rsidRPr="00730D58">
        <w:rPr>
          <w:rFonts w:ascii="Times New Roman" w:hAnsi="Times New Roman" w:cs="Times New Roman"/>
          <w:lang w:val="en-GB"/>
        </w:rPr>
        <w:t xml:space="preserve">The </w:t>
      </w:r>
      <w:r w:rsidR="001306F3">
        <w:rPr>
          <w:rFonts w:ascii="Times New Roman" w:hAnsi="Times New Roman" w:cs="Times New Roman"/>
          <w:lang w:val="en-GB"/>
        </w:rPr>
        <w:t>probability distribution of a ranked node in the numerical scale</w:t>
      </w:r>
      <w:r w:rsidR="001306F3" w:rsidRPr="00730D58">
        <w:rPr>
          <w:rFonts w:ascii="Times New Roman" w:hAnsi="Times New Roman" w:cs="Times New Roman"/>
          <w:lang w:val="en-GB"/>
        </w:rPr>
        <w:t xml:space="preserve"> is </w:t>
      </w:r>
      <w:r w:rsidR="001306F3">
        <w:rPr>
          <w:rFonts w:ascii="Times New Roman" w:hAnsi="Times New Roman" w:cs="Times New Roman"/>
          <w:lang w:val="en-GB"/>
        </w:rPr>
        <w:t>described as</w:t>
      </w:r>
      <w:r w:rsidR="001306F3" w:rsidRPr="00730D58">
        <w:rPr>
          <w:rFonts w:ascii="Times New Roman" w:hAnsi="Times New Roman" w:cs="Times New Roman"/>
          <w:lang w:val="en-GB"/>
        </w:rPr>
        <w:t xml:space="preserve"> </w:t>
      </w:r>
      <w:bookmarkStart w:id="59" w:name="_Hlk212218620"/>
      <w:r w:rsidR="00F259DD" w:rsidRPr="004F5F23">
        <w:rPr>
          <w:rFonts w:ascii="Times New Roman" w:eastAsiaTheme="minorEastAsia" w:hAnsi="Times New Roman" w:cs="Times New Roman"/>
          <w:lang w:val="en-GB"/>
        </w:rPr>
        <w:t xml:space="preserve">truncated normal distribution </w:t>
      </w:r>
      <w:r w:rsidR="00F259DD">
        <w:rPr>
          <w:rFonts w:ascii="Times New Roman" w:eastAsiaTheme="minorEastAsia" w:hAnsi="Times New Roman" w:cs="Times New Roman"/>
          <w:lang w:val="en-GB"/>
        </w:rPr>
        <w:t xml:space="preserve"> </w:t>
      </w:r>
      <m:oMath>
        <m:r>
          <w:rPr>
            <w:rFonts w:ascii="Cambria Math" w:hAnsi="Cambria Math" w:cs="Times New Roman"/>
          </w:rPr>
          <m:t>TNormal</m:t>
        </m:r>
        <m:r>
          <w:rPr>
            <w:rFonts w:ascii="Cambria Math" w:hAnsi="Cambria Math" w:cs="Times New Roman"/>
            <w:lang w:val="en-GB"/>
          </w:rPr>
          <m:t>(</m:t>
        </m:r>
        <m:r>
          <w:rPr>
            <w:rFonts w:ascii="Cambria Math" w:hAnsi="Cambria Math" w:cs="Times New Roman"/>
          </w:rPr>
          <m:t>μ</m:t>
        </m:r>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lang w:val="en-GB"/>
              </w:rPr>
              <m:t>2</m:t>
            </m:r>
          </m:sup>
        </m:sSup>
        <m:r>
          <w:rPr>
            <w:rFonts w:ascii="Cambria Math" w:hAnsi="Cambria Math" w:cs="Times New Roman"/>
            <w:lang w:val="en-GB"/>
          </w:rPr>
          <m:t>,0,1)</m:t>
        </m:r>
      </m:oMath>
      <w:bookmarkEnd w:id="59"/>
      <w:r w:rsidR="001306F3">
        <w:rPr>
          <w:rFonts w:ascii="Times New Roman" w:eastAsiaTheme="minorEastAsia" w:hAnsi="Times New Roman" w:cs="Times New Roman"/>
          <w:lang w:val="en-GB"/>
        </w:rPr>
        <w:t xml:space="preserve">. </w:t>
      </w:r>
      <w:r w:rsidR="003C06BA" w:rsidRPr="003C06BA">
        <w:rPr>
          <w:rFonts w:ascii="Times New Roman" w:eastAsiaTheme="minorEastAsia" w:hAnsi="Times New Roman" w:cs="Times New Roman"/>
          <w:lang w:val="en-GB"/>
        </w:rPr>
        <w:t xml:space="preserve">Binary responses were generated by applying a logistic link to latent truncated-normal draws </w:t>
      </w:r>
      <w:r w:rsidR="004F5F23">
        <w:rPr>
          <w:rFonts w:ascii="Times New Roman" w:eastAsiaTheme="minorEastAsia" w:hAnsi="Times New Roman" w:cs="Times New Roman"/>
          <w:lang w:val="en-GB"/>
        </w:rPr>
        <w:fldChar w:fldCharType="begin"/>
      </w:r>
      <w:r w:rsidR="004F5F23">
        <w:rPr>
          <w:rFonts w:ascii="Times New Roman" w:eastAsiaTheme="minorEastAsia" w:hAnsi="Times New Roman" w:cs="Times New Roman"/>
          <w:lang w:val="en-GB"/>
        </w:rPr>
        <w:instrText xml:space="preserve"> ADDIN ZOTERO_ITEM CSL_CITATION {"citationID":"1fHpdqMt","properties":{"formattedCitation":"(Allik, 2014; Andrich, 1978)","plainCitation":"(Allik, 2014; Andrich, 1978)","noteIndex":0},"citationItems":[{"id":2824,"uris":["http://zotero.org/users/6838574/items/NX8NLAFZ"],"itemData":{"id":2824,"type":"article-journal","abstract":"Personality measurement is based on the idea that values on an unobservable latent variable determine the distribution of answers on a manifest response scale. Typically, it is assumed in the Item Response Theory (IRT) that latent variables are related to the observed responses through continuous normal or logistic functions, determining the probability with which one of the ordered response alternatives on a Likert-scale item is chosen. Based on an analysis of 1,731 self- and other-rated responses on the 240 NEO PI-3 questionnaire items, it was proposed that a viable alternative is a finite number of latent events which are related to manifest responses through a binomial function which has only one parameter – the probability with which a given statement is approved. For the majority of items, the best fit was obtained with a mixed-binomial distribution, which assumes two different subpopulations who endorse items with two different probabilities. It was shown that the fit of the binomial IRT model can be improved by assuming that about 10% of random noise is contained in the answers and by taking into account response biases towards one of the response categories. It was concluded that the binomial response model for the measurement of personality traits may be a workable alternative to the more habitual normal and logistic IRT models.","container-title":"Frontiers in Psychology","DOI":"10.3389/fpsyg.2014.00371","ISSN":"1664-1078","journalAbbreviation":"Front. Psychol.","language":"English","note":"publisher: Frontiers","source":"Frontiers","title":"A mixed-binomial model for Likert-type personality measures","URL":"https://www.frontiersin.org/journals/psychology/articles/10.3389/fpsyg.2014.00371/full","volume":"5","author":[{"family":"Allik","given":"Jüri"}],"accessed":{"date-parts":[["2025",12,10]]},"issued":{"date-parts":[["2014",5,9]]}}},{"id":2826,"uris":["http://zotero.org/users/6838574/items/CQSA9J3L"],"itemData":{"id":2826,"type":"article-journal","abstract":"A binomial logistic latent trait model for attitude items constructed and scored in the Likert tradition is proposed. Unconditional maximum-likelihood estimates for subject and item parameters are examined and the model is applied to both simulated and real data. Advantages for data analyses which accrue from having an explicit model for Likert questionnaires are considered with one particular feature being a ready disclosure as to whether or not the neutral category functions as is expected.","container-title":"British Journal of Mathematical and Statistical Psychology","DOI":"10.1111/j.2044-8317.1978.tb00575.x","ISSN":"2044-8317","issue":"1","language":"en","note":"_eprint: https://bpspsychub.onlinelibrary.wiley.com/doi/pdf/10.1111/j.2044-8317.1978.tb00575.x","page":"84-98","source":"Wiley Online Library","title":"A binomial latent trait model for the study of Likert-style attitude questionnaires","volume":"31","author":[{"family":"Andrich","given":"David"}],"issued":{"date-parts":[["1978"]]}}}],"schema":"https://github.com/citation-style-language/schema/raw/master/csl-citation.json"} </w:instrText>
      </w:r>
      <w:r w:rsidR="004F5F23">
        <w:rPr>
          <w:rFonts w:ascii="Times New Roman" w:eastAsiaTheme="minorEastAsia" w:hAnsi="Times New Roman" w:cs="Times New Roman"/>
          <w:lang w:val="en-GB"/>
        </w:rPr>
        <w:fldChar w:fldCharType="separate"/>
      </w:r>
      <w:r w:rsidR="004F5F23" w:rsidRPr="004F5F23">
        <w:rPr>
          <w:rFonts w:ascii="Times New Roman" w:hAnsi="Times New Roman" w:cs="Times New Roman"/>
          <w:lang w:val="en-GB"/>
        </w:rPr>
        <w:t>(Allik, 2014; Andrich, 1978)</w:t>
      </w:r>
      <w:r w:rsidR="004F5F23">
        <w:rPr>
          <w:rFonts w:ascii="Times New Roman" w:eastAsiaTheme="minorEastAsia" w:hAnsi="Times New Roman" w:cs="Times New Roman"/>
          <w:lang w:val="en-GB"/>
        </w:rPr>
        <w:fldChar w:fldCharType="end"/>
      </w:r>
      <w:r w:rsidR="004F5F23">
        <w:rPr>
          <w:rFonts w:ascii="Times New Roman" w:eastAsiaTheme="minorEastAsia" w:hAnsi="Times New Roman" w:cs="Times New Roman"/>
          <w:lang w:val="en-GB"/>
        </w:rPr>
        <w:t xml:space="preserve">. </w:t>
      </w:r>
      <w:r w:rsidR="001306F3">
        <w:rPr>
          <w:rFonts w:ascii="Times New Roman" w:hAnsi="Times New Roman" w:cs="Times New Roman"/>
          <w:lang w:val="en-GB"/>
        </w:rPr>
        <w:t>The use of</w:t>
      </w:r>
      <w:r w:rsidR="00686CF0">
        <w:rPr>
          <w:rFonts w:ascii="Times New Roman" w:hAnsi="Times New Roman" w:cs="Times New Roman"/>
          <w:lang w:val="en-GB"/>
        </w:rPr>
        <w:t xml:space="preserve"> a numerical scale</w:t>
      </w:r>
      <w:r w:rsidR="006C1A3B">
        <w:rPr>
          <w:rFonts w:ascii="Times New Roman" w:hAnsi="Times New Roman" w:cs="Times New Roman"/>
          <w:lang w:val="en-GB"/>
        </w:rPr>
        <w:t xml:space="preserve"> allow</w:t>
      </w:r>
      <w:r w:rsidR="00F20AA4">
        <w:rPr>
          <w:rFonts w:ascii="Times New Roman" w:hAnsi="Times New Roman" w:cs="Times New Roman"/>
          <w:lang w:val="en-GB"/>
        </w:rPr>
        <w:t>s</w:t>
      </w:r>
      <w:r w:rsidR="006C1A3B">
        <w:rPr>
          <w:rFonts w:ascii="Times New Roman" w:hAnsi="Times New Roman" w:cs="Times New Roman"/>
          <w:lang w:val="en-GB"/>
        </w:rPr>
        <w:t xml:space="preserve"> us</w:t>
      </w:r>
      <w:r w:rsidR="00F945E4">
        <w:rPr>
          <w:rFonts w:ascii="Times New Roman" w:hAnsi="Times New Roman" w:cs="Times New Roman"/>
          <w:lang w:val="en-GB"/>
        </w:rPr>
        <w:t>ing</w:t>
      </w:r>
      <w:r w:rsidR="006C1A3B">
        <w:rPr>
          <w:rFonts w:ascii="Times New Roman" w:hAnsi="Times New Roman" w:cs="Times New Roman"/>
          <w:lang w:val="en-GB"/>
        </w:rPr>
        <w:t xml:space="preserve"> linear algebra </w:t>
      </w:r>
      <w:r w:rsidR="00B20F14">
        <w:rPr>
          <w:rFonts w:ascii="Times New Roman" w:hAnsi="Times New Roman" w:cs="Times New Roman"/>
          <w:lang w:val="en-GB"/>
        </w:rPr>
        <w:t xml:space="preserve">to perform operations among variables, a technique that </w:t>
      </w:r>
      <w:r w:rsidR="001306F3">
        <w:rPr>
          <w:rFonts w:ascii="Times New Roman" w:hAnsi="Times New Roman" w:cs="Times New Roman"/>
          <w:lang w:val="en-GB"/>
        </w:rPr>
        <w:t xml:space="preserve">is particularly useful to build a CPT from a reduced number of questions </w:t>
      </w:r>
      <w:r w:rsidR="001306F3">
        <w:rPr>
          <w:rFonts w:ascii="Times New Roman" w:hAnsi="Times New Roman" w:cs="Times New Roman"/>
          <w:lang w:val="en-GB"/>
        </w:rPr>
        <w:fldChar w:fldCharType="begin"/>
      </w:r>
      <w:r w:rsidR="001306F3">
        <w:rPr>
          <w:rFonts w:ascii="Times New Roman" w:hAnsi="Times New Roman" w:cs="Times New Roman"/>
          <w:lang w:val="en-GB"/>
        </w:rPr>
        <w:instrText xml:space="preserve"> ADDIN ZOTERO_ITEM CSL_CITATION {"citationID":"H32GyKb0","properties":{"formattedCitation":"(Fenton et al., 2007)","plainCitation":"(Fenton et al., 2007)","noteIndex":0},"citationItems":[{"id":1170,"uris":["http://zotero.org/users/6838574/items/UWTJSI5C"],"itemData":{"id":1170,"type":"article-journal","abstract":"Although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Galan"}],"issued":{"date-parts":[["2007",10]]}}}],"schema":"https://github.com/citation-style-language/schema/raw/master/csl-citation.json"} </w:instrText>
      </w:r>
      <w:r w:rsidR="001306F3">
        <w:rPr>
          <w:rFonts w:ascii="Times New Roman" w:hAnsi="Times New Roman" w:cs="Times New Roman"/>
          <w:lang w:val="en-GB"/>
        </w:rPr>
        <w:fldChar w:fldCharType="separate"/>
      </w:r>
      <w:r w:rsidR="001306F3" w:rsidRPr="001306F3">
        <w:rPr>
          <w:rFonts w:ascii="Times New Roman" w:hAnsi="Times New Roman" w:cs="Times New Roman"/>
          <w:lang w:val="en-GB"/>
        </w:rPr>
        <w:t>(Fenton et al., 2007)</w:t>
      </w:r>
      <w:r w:rsidR="001306F3">
        <w:rPr>
          <w:rFonts w:ascii="Times New Roman" w:hAnsi="Times New Roman" w:cs="Times New Roman"/>
          <w:lang w:val="en-GB"/>
        </w:rPr>
        <w:fldChar w:fldCharType="end"/>
      </w:r>
      <w:r w:rsidR="00686CF0">
        <w:rPr>
          <w:rFonts w:ascii="Times New Roman" w:hAnsi="Times New Roman" w:cs="Times New Roman"/>
          <w:lang w:val="en-GB"/>
        </w:rPr>
        <w:t xml:space="preserve">. </w:t>
      </w:r>
      <w:bookmarkStart w:id="60" w:name="_Hlk212218656"/>
      <w:r w:rsidR="00B20F14" w:rsidRPr="00730D58">
        <w:rPr>
          <w:rFonts w:ascii="Times New Roman" w:hAnsi="Times New Roman" w:cs="Times New Roman"/>
          <w:lang w:val="en-GB"/>
        </w:rPr>
        <w:t>When a child has multiple parents with multiple states (binary or more), the distribution of a child node can be calculated by implementing algorithms based on the state, direction (positive or negative) and weight of their parents</w:t>
      </w:r>
      <w:r w:rsidR="00B20F14">
        <w:rPr>
          <w:rFonts w:ascii="Times New Roman" w:hAnsi="Times New Roman" w:cs="Times New Roman"/>
          <w:lang w:val="en-GB"/>
        </w:rPr>
        <w:t xml:space="preserve">. The algorithms most commonly applied to ranked nodes </w:t>
      </w:r>
      <w:r w:rsidR="00B20F14">
        <w:rPr>
          <w:rFonts w:ascii="Times New Roman" w:hAnsi="Times New Roman" w:cs="Times New Roman"/>
          <w:lang w:val="en-GB"/>
        </w:rPr>
        <w:fldChar w:fldCharType="begin"/>
      </w:r>
      <w:r w:rsidR="00070C30">
        <w:rPr>
          <w:rFonts w:ascii="Times New Roman" w:hAnsi="Times New Roman" w:cs="Times New Roman"/>
          <w:lang w:val="en-GB"/>
        </w:rPr>
        <w:instrText xml:space="preserve"> ADDIN ZOTERO_ITEM CSL_CITATION {"citationID":"GPk1G1Pe","properties":{"formattedCitation":"(Fenton et al., 2007; Laitila &amp; Virtanen, 2022a)","plainCitation":"(Fenton et al., 2007; Laitila &amp; Virtanen, 2022a)","noteIndex":0},"citationItems":[{"id":1170,"uris":["http://zotero.org/users/6838574/items/UWTJSI5C"],"itemData":{"id":1170,"type":"article-journal","abstract":"Although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Galan"}],"issued":{"date-parts":[["2007",10]]}}},{"id":908,"uris":["http://zotero.org/users/6838574/items/ESGMDS67"],"itemData":{"id":908,"type":"article-journal","abstract":"System models based on Bayesian networks (BNs) are widely applied in different areas. This paper facilitates the use of such models by advancing the ranked nodes method (RNM) for constructing conditional probability tables (CPTs) of BNs by expert elicitation. In RNM, the CPT of a child node is generated using a function known as the weight expression and weights of parent nodes that are elicited from the expert. However, there is a lack of exact guidelines for eliciting these parameters which complicates the use of RNM. To mitigate this issue, this paper introduces a novel framework for supporting the RNM parameter elicitation. First, the expert assesses the two most probable states of the child node in scenarios that correspond to extreme states of the parent nodes. Then, a feasible weight expression and a feasible weight set are computationally determined. Finally, the expert selects weight values from this set.","container-title":"International Journal of General Systems","DOI":"10.1080/03081079.2022.2086541","ISSN":"0308-1079","issue":"8","note":"publisher: Taylor &amp; Francis\n_eprint: https://doi.org/10.1080/03081079.2022.2086541","page":"758-790","source":"Taylor and Francis+NEJM","title":"Advancing construction of conditional probability tables of Bayesian networks with ranked nodes method","volume":"51","author":[{"family":"Laitila","given":"Pekka"},{"family":"Virtanen","given":"Kai"}],"issued":{"date-parts":[["2022",11,17]]}}}],"schema":"https://github.com/citation-style-language/schema/raw/master/csl-citation.json"} </w:instrText>
      </w:r>
      <w:r w:rsidR="00B20F14">
        <w:rPr>
          <w:rFonts w:ascii="Times New Roman" w:hAnsi="Times New Roman" w:cs="Times New Roman"/>
          <w:lang w:val="en-GB"/>
        </w:rPr>
        <w:fldChar w:fldCharType="separate"/>
      </w:r>
      <w:r w:rsidR="00070C30" w:rsidRPr="001D5822">
        <w:rPr>
          <w:rFonts w:ascii="Times New Roman" w:hAnsi="Times New Roman" w:cs="Times New Roman"/>
          <w:lang w:val="en-GB"/>
        </w:rPr>
        <w:t>(Fenton et al., 2007; Laitila &amp; Virtanen, 2022a)</w:t>
      </w:r>
      <w:r w:rsidR="00B20F14">
        <w:rPr>
          <w:rFonts w:ascii="Times New Roman" w:hAnsi="Times New Roman" w:cs="Times New Roman"/>
          <w:lang w:val="en-GB"/>
        </w:rPr>
        <w:fldChar w:fldCharType="end"/>
      </w:r>
      <w:r w:rsidR="00B20F14">
        <w:rPr>
          <w:rFonts w:ascii="Times New Roman" w:hAnsi="Times New Roman" w:cs="Times New Roman"/>
          <w:lang w:val="en-GB"/>
        </w:rPr>
        <w:t xml:space="preserve"> gives equal (Eq. 1) or unequal contribution to states. </w:t>
      </w:r>
      <w:r w:rsidR="00B20F14" w:rsidRPr="00730D58">
        <w:rPr>
          <w:rFonts w:ascii="Times New Roman" w:hAnsi="Times New Roman" w:cs="Times New Roman"/>
          <w:lang w:val="en-GB"/>
        </w:rPr>
        <w:t>Weighted max</w:t>
      </w:r>
      <w:r w:rsidR="00B20F14">
        <w:rPr>
          <w:rFonts w:ascii="Times New Roman" w:hAnsi="Times New Roman" w:cs="Times New Roman"/>
          <w:lang w:val="en-GB"/>
        </w:rPr>
        <w:t xml:space="preserve"> (Eq. 2)</w:t>
      </w:r>
      <w:r w:rsidR="00B20F14" w:rsidRPr="00730D58">
        <w:rPr>
          <w:rFonts w:ascii="Times New Roman" w:hAnsi="Times New Roman" w:cs="Times New Roman"/>
          <w:lang w:val="en-GB"/>
        </w:rPr>
        <w:t xml:space="preserve"> assigns more contribution to large states</w:t>
      </w:r>
      <w:r w:rsidR="00B20F14">
        <w:rPr>
          <w:rFonts w:ascii="Times New Roman" w:hAnsi="Times New Roman" w:cs="Times New Roman"/>
          <w:lang w:val="en-GB"/>
        </w:rPr>
        <w:t>, while</w:t>
      </w:r>
      <w:r w:rsidR="00B20F14" w:rsidRPr="00B20F14">
        <w:rPr>
          <w:rFonts w:ascii="Times New Roman" w:hAnsi="Times New Roman" w:cs="Times New Roman"/>
          <w:lang w:val="en-GB"/>
        </w:rPr>
        <w:t xml:space="preserve"> </w:t>
      </w:r>
      <w:r w:rsidR="00B20F14" w:rsidRPr="00730D58">
        <w:rPr>
          <w:rFonts w:ascii="Times New Roman" w:hAnsi="Times New Roman" w:cs="Times New Roman"/>
          <w:lang w:val="en-GB"/>
        </w:rPr>
        <w:t>Weighted min</w:t>
      </w:r>
      <w:r w:rsidR="00B20F14">
        <w:rPr>
          <w:rFonts w:ascii="Times New Roman" w:hAnsi="Times New Roman" w:cs="Times New Roman"/>
          <w:lang w:val="en-GB"/>
        </w:rPr>
        <w:t xml:space="preserve"> (Eq. 3)</w:t>
      </w:r>
      <w:r w:rsidR="00B20F14" w:rsidRPr="00730D58">
        <w:rPr>
          <w:rFonts w:ascii="Times New Roman" w:hAnsi="Times New Roman" w:cs="Times New Roman"/>
          <w:lang w:val="en-GB"/>
        </w:rPr>
        <w:t xml:space="preserve"> assigns more contribution to small states</w:t>
      </w:r>
      <w:r w:rsidR="00B20F14">
        <w:rPr>
          <w:rFonts w:ascii="Times New Roman" w:hAnsi="Times New Roman" w:cs="Times New Roman"/>
          <w:lang w:val="en-GB"/>
        </w:rPr>
        <w:t xml:space="preserve">. </w:t>
      </w:r>
    </w:p>
    <w:p w14:paraId="1863D932"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 xml:space="preserve">= </m:t>
        </m:r>
        <m:f>
          <m:fPr>
            <m:ctrlPr>
              <w:rPr>
                <w:rFonts w:ascii="Cambria Math" w:hAnsi="Cambria Math" w:cs="Times New Roman"/>
                <w:i/>
                <w:sz w:val="22"/>
                <w:szCs w:val="22"/>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num>
          <m:den>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e>
            </m:nary>
          </m:den>
        </m:f>
      </m:oMath>
      <w:r w:rsidRPr="00730D58">
        <w:rPr>
          <w:rFonts w:ascii="Times New Roman" w:eastAsiaTheme="minorEastAsia" w:hAnsi="Times New Roman" w:cs="Times New Roman"/>
          <w:sz w:val="22"/>
          <w:szCs w:val="22"/>
          <w:lang w:val="en-GB"/>
        </w:rPr>
        <w:t>; [Eq. 1]</w:t>
      </w:r>
    </w:p>
    <w:p w14:paraId="39E7BEE0"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m:t>
        </m:r>
        <m:r>
          <m:rPr>
            <m:sty m:val="p"/>
          </m:rPr>
          <w:rPr>
            <w:rFonts w:ascii="Cambria Math" w:hAnsi="Cambria Math" w:cs="Times New Roman"/>
            <w:sz w:val="22"/>
            <w:szCs w:val="22"/>
            <w:lang w:val="en-GB"/>
          </w:rPr>
          <m:t>min</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2]</w:t>
      </w:r>
    </w:p>
    <w:p w14:paraId="2C145EED" w14:textId="77777777" w:rsidR="00B20F14" w:rsidRPr="00730D58" w:rsidRDefault="00B20F14" w:rsidP="00B20F14">
      <w:pPr>
        <w:jc w:val="center"/>
        <w:rPr>
          <w:rFonts w:ascii="Times New Roman" w:eastAsiaTheme="minorEastAsia" w:hAnsi="Times New Roman" w:cs="Times New Roman"/>
          <w:sz w:val="22"/>
          <w:szCs w:val="22"/>
          <w:lang w:val="en-GB"/>
        </w:rPr>
      </w:pPr>
      <m:oMath>
        <m:r>
          <w:rPr>
            <w:rFonts w:ascii="Cambria Math" w:hAnsi="Cambria Math" w:cs="Times New Roman"/>
            <w:sz w:val="22"/>
            <w:szCs w:val="22"/>
          </w:rPr>
          <m:t>μ</m:t>
        </m:r>
        <m:r>
          <w:rPr>
            <w:rFonts w:ascii="Cambria Math" w:hAnsi="Cambria Math" w:cs="Times New Roman"/>
            <w:sz w:val="22"/>
            <w:szCs w:val="22"/>
            <w:lang w:val="en-GB"/>
          </w:rPr>
          <m:t>=</m:t>
        </m:r>
        <m:r>
          <m:rPr>
            <m:sty m:val="p"/>
          </m:rPr>
          <w:rPr>
            <w:rFonts w:ascii="Cambria Math" w:hAnsi="Cambria Math" w:cs="Times New Roman"/>
            <w:sz w:val="22"/>
            <w:szCs w:val="22"/>
            <w:lang w:val="en-GB"/>
          </w:rPr>
          <m:t>max</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lang w:val="en-GB"/>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en-GB"/>
                      </w:rPr>
                      <m:t>≠</m:t>
                    </m:r>
                    <m:r>
                      <w:rPr>
                        <w:rFonts w:ascii="Cambria Math" w:hAnsi="Cambria Math" w:cs="Times New Roman"/>
                        <w:sz w:val="22"/>
                        <w:szCs w:val="22"/>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lang w:val="en-GB"/>
                  </w:rPr>
                  <m:t>+(</m:t>
                </m:r>
                <m:r>
                  <w:rPr>
                    <w:rFonts w:ascii="Cambria Math" w:hAnsi="Cambria Math" w:cs="Times New Roman"/>
                    <w:sz w:val="22"/>
                    <w:szCs w:val="22"/>
                  </w:rPr>
                  <m:t>n</m:t>
                </m:r>
                <m:r>
                  <w:rPr>
                    <w:rFonts w:ascii="Cambria Math" w:hAnsi="Cambria Math" w:cs="Times New Roman"/>
                    <w:sz w:val="22"/>
                    <w:szCs w:val="22"/>
                    <w:lang w:val="en-GB"/>
                  </w:rPr>
                  <m:t>-1)</m:t>
                </m:r>
              </m:den>
            </m:f>
          </m:e>
        </m:d>
      </m:oMath>
      <w:r w:rsidRPr="00730D58">
        <w:rPr>
          <w:rFonts w:ascii="Times New Roman" w:eastAsiaTheme="minorEastAsia" w:hAnsi="Times New Roman" w:cs="Times New Roman"/>
          <w:sz w:val="22"/>
          <w:szCs w:val="22"/>
          <w:lang w:val="en-GB"/>
        </w:rPr>
        <w:t>; [Eq. 3]</w:t>
      </w:r>
    </w:p>
    <w:p w14:paraId="16D38C28" w14:textId="5669CE8A" w:rsidR="00730D58" w:rsidRDefault="00730D58" w:rsidP="008C19EF">
      <w:pPr>
        <w:spacing w:after="0" w:line="276" w:lineRule="auto"/>
        <w:jc w:val="both"/>
        <w:rPr>
          <w:rFonts w:ascii="Times New Roman" w:hAnsi="Times New Roman" w:cs="Times New Roman"/>
          <w:lang w:val="en-GB"/>
        </w:rPr>
      </w:pPr>
      <w:r>
        <w:rPr>
          <w:rFonts w:ascii="Times New Roman" w:eastAsiaTheme="minorEastAsia" w:hAnsi="Times New Roman" w:cs="Times New Roman"/>
          <w:lang w:val="en-GB"/>
        </w:rPr>
        <w:t xml:space="preserve">The </w:t>
      </w:r>
      <w:r>
        <w:rPr>
          <w:rFonts w:ascii="Times New Roman" w:hAnsi="Times New Roman" w:cs="Times New Roman"/>
          <w:lang w:val="en-GB"/>
        </w:rPr>
        <w:t xml:space="preserve">method used to convert stakeholder and literature values into probabilities </w:t>
      </w:r>
      <w:bookmarkEnd w:id="60"/>
      <w:r w:rsidR="00B34B2D">
        <w:rPr>
          <w:rFonts w:ascii="Times New Roman" w:hAnsi="Times New Roman" w:cs="Times New Roman"/>
          <w:lang w:val="en-GB"/>
        </w:rPr>
        <w:t xml:space="preserve">was </w:t>
      </w:r>
      <w:r w:rsidR="00C621C2">
        <w:rPr>
          <w:rFonts w:ascii="Times New Roman" w:hAnsi="Times New Roman" w:cs="Times New Roman"/>
          <w:lang w:val="en-GB"/>
        </w:rPr>
        <w:t>depending on the</w:t>
      </w:r>
      <w:r w:rsidR="00B20F14">
        <w:rPr>
          <w:rFonts w:ascii="Times New Roman" w:hAnsi="Times New Roman" w:cs="Times New Roman"/>
          <w:lang w:val="en-GB"/>
        </w:rPr>
        <w:t xml:space="preserve"> number and</w:t>
      </w:r>
      <w:r w:rsidR="00C621C2">
        <w:rPr>
          <w:rFonts w:ascii="Times New Roman" w:hAnsi="Times New Roman" w:cs="Times New Roman"/>
          <w:lang w:val="en-GB"/>
        </w:rPr>
        <w:t xml:space="preserve"> </w:t>
      </w:r>
      <w:r w:rsidR="00B20F14">
        <w:rPr>
          <w:rFonts w:ascii="Times New Roman" w:hAnsi="Times New Roman" w:cs="Times New Roman"/>
          <w:lang w:val="en-GB"/>
        </w:rPr>
        <w:t xml:space="preserve">type of </w:t>
      </w:r>
      <w:r w:rsidR="00C621C2">
        <w:rPr>
          <w:rFonts w:ascii="Times New Roman" w:hAnsi="Times New Roman" w:cs="Times New Roman"/>
          <w:lang w:val="en-GB"/>
        </w:rPr>
        <w:t>parents</w:t>
      </w:r>
      <w:r w:rsidR="00B20F14">
        <w:rPr>
          <w:rFonts w:ascii="Times New Roman" w:hAnsi="Times New Roman" w:cs="Times New Roman"/>
          <w:lang w:val="en-GB"/>
        </w:rPr>
        <w:t xml:space="preserve"> </w:t>
      </w:r>
      <w:r w:rsidR="00C621C2">
        <w:rPr>
          <w:rFonts w:ascii="Times New Roman" w:hAnsi="Times New Roman" w:cs="Times New Roman"/>
          <w:lang w:val="en-GB"/>
        </w:rPr>
        <w:t>that the node has.</w:t>
      </w:r>
      <w:r w:rsidR="00842569">
        <w:rPr>
          <w:rFonts w:ascii="Times New Roman" w:hAnsi="Times New Roman" w:cs="Times New Roman"/>
          <w:lang w:val="en-GB"/>
        </w:rPr>
        <w:t xml:space="preserve"> </w:t>
      </w:r>
      <w:r w:rsidR="008C19EF">
        <w:rPr>
          <w:rFonts w:ascii="Times New Roman" w:hAnsi="Times New Roman" w:cs="Times New Roman"/>
          <w:lang w:val="en-GB"/>
        </w:rPr>
        <w:t xml:space="preserve">Let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Sub>
      </m:oMath>
      <w:r w:rsidR="008C19EF" w:rsidRPr="00010617">
        <w:rPr>
          <w:rFonts w:ascii="Times New Roman" w:eastAsiaTheme="minorEastAsia" w:hAnsi="Times New Roman" w:cs="Times New Roman"/>
          <w:lang w:val="en-GB"/>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r>
              <w:rPr>
                <w:rFonts w:ascii="Cambria Math" w:hAnsi="Cambria Math" w:cs="Times New Roman"/>
                <w:lang w:val="en-GB"/>
              </w:rPr>
              <m:t>,</m:t>
            </m:r>
            <m:r>
              <w:rPr>
                <w:rFonts w:ascii="Cambria Math" w:hAnsi="Cambria Math" w:cs="Times New Roman"/>
              </w:rPr>
              <m:t>j</m:t>
            </m:r>
          </m:sub>
          <m:sup>
            <m:r>
              <w:rPr>
                <w:rFonts w:ascii="Cambria Math" w:hAnsi="Cambria Math" w:cs="Times New Roman"/>
                <w:lang w:val="en-GB"/>
              </w:rPr>
              <m:t>2</m:t>
            </m:r>
          </m:sup>
        </m:sSubSup>
      </m:oMath>
      <w:r w:rsidR="008C19EF" w:rsidRPr="00010617">
        <w:rPr>
          <w:rFonts w:ascii="Times New Roman" w:eastAsiaTheme="minorEastAsia" w:hAnsi="Times New Roman" w:cs="Times New Roman"/>
          <w:lang w:val="en-GB"/>
        </w:rPr>
        <w:t xml:space="preserve"> be the mea</w:t>
      </w:r>
      <w:r w:rsidR="008C19EF">
        <w:rPr>
          <w:rFonts w:ascii="Times New Roman" w:eastAsiaTheme="minorEastAsia" w:hAnsi="Times New Roman" w:cs="Times New Roman"/>
          <w:lang w:val="en-GB"/>
        </w:rPr>
        <w:t xml:space="preserve">n and the standard deviation of the response </w:t>
      </w:r>
      <w:proofErr w:type="spellStart"/>
      <w:r w:rsidR="008C19EF" w:rsidRPr="0033523E">
        <w:rPr>
          <w:rFonts w:ascii="Times New Roman" w:eastAsiaTheme="minorEastAsia" w:hAnsi="Times New Roman" w:cs="Times New Roman"/>
          <w:i/>
          <w:iCs/>
          <w:lang w:val="en-GB"/>
        </w:rPr>
        <w:t>i</w:t>
      </w:r>
      <w:proofErr w:type="spellEnd"/>
      <w:r w:rsidR="008C19EF">
        <w:rPr>
          <w:rFonts w:ascii="Times New Roman" w:eastAsiaTheme="minorEastAsia" w:hAnsi="Times New Roman" w:cs="Times New Roman"/>
          <w:lang w:val="en-GB"/>
        </w:rPr>
        <w:t xml:space="preserve"> for the fishing style </w:t>
      </w:r>
      <w:r w:rsidR="008C19EF" w:rsidRPr="00E22749">
        <w:rPr>
          <w:rFonts w:ascii="Times New Roman" w:eastAsiaTheme="minorEastAsia" w:hAnsi="Times New Roman" w:cs="Times New Roman"/>
          <w:i/>
          <w:iCs/>
          <w:lang w:val="en-GB"/>
        </w:rPr>
        <w:t>j</w:t>
      </w:r>
      <w:r w:rsidR="008C19EF" w:rsidRPr="0033523E">
        <w:rPr>
          <w:rFonts w:ascii="Times New Roman" w:eastAsiaTheme="minorEastAsia" w:hAnsi="Times New Roman" w:cs="Times New Roman"/>
          <w:lang w:val="en-GB"/>
        </w:rPr>
        <w:t>.</w:t>
      </w:r>
      <w:r w:rsidR="00842569" w:rsidRPr="00842569">
        <w:rPr>
          <w:rFonts w:ascii="Times New Roman" w:hAnsi="Times New Roman" w:cs="Times New Roman"/>
          <w:lang w:val="en-GB"/>
        </w:rPr>
        <w:t xml:space="preserve"> </w:t>
      </w:r>
      <w:r w:rsidR="00842569">
        <w:rPr>
          <w:rFonts w:ascii="Times New Roman" w:hAnsi="Times New Roman" w:cs="Times New Roman"/>
          <w:lang w:val="en-GB"/>
        </w:rPr>
        <w:t>We implemented three kinds of strategies described in Table 1. A detailed explanation</w:t>
      </w:r>
      <w:r w:rsidR="00186106">
        <w:rPr>
          <w:rFonts w:ascii="Times New Roman" w:hAnsi="Times New Roman" w:cs="Times New Roman"/>
          <w:lang w:val="en-GB"/>
        </w:rPr>
        <w:t xml:space="preserve"> of all</w:t>
      </w:r>
      <w:r w:rsidR="00842569">
        <w:rPr>
          <w:rFonts w:ascii="Times New Roman" w:hAnsi="Times New Roman" w:cs="Times New Roman"/>
          <w:lang w:val="en-GB"/>
        </w:rPr>
        <w:t xml:space="preserve"> </w:t>
      </w:r>
      <w:r w:rsidR="00186106">
        <w:rPr>
          <w:rFonts w:ascii="Times New Roman" w:hAnsi="Times New Roman" w:cs="Times New Roman"/>
          <w:lang w:val="en-GB"/>
        </w:rPr>
        <w:t xml:space="preserve">the conditional probabilities </w:t>
      </w:r>
      <w:r w:rsidR="00842569">
        <w:rPr>
          <w:rFonts w:ascii="Times New Roman" w:hAnsi="Times New Roman" w:cs="Times New Roman"/>
          <w:lang w:val="en-GB"/>
        </w:rPr>
        <w:t>is provided as Annex</w:t>
      </w:r>
      <w:r>
        <w:rPr>
          <w:rFonts w:ascii="Times New Roman" w:hAnsi="Times New Roman" w:cs="Times New Roman"/>
          <w:lang w:val="en-GB"/>
        </w:rPr>
        <w:t xml:space="preserve"> B.</w:t>
      </w:r>
    </w:p>
    <w:p w14:paraId="51F3A860" w14:textId="52D79F96" w:rsidR="00730D58" w:rsidRDefault="00730D58" w:rsidP="008C19EF">
      <w:pPr>
        <w:spacing w:after="0" w:line="276" w:lineRule="auto"/>
        <w:jc w:val="both"/>
        <w:rPr>
          <w:rFonts w:ascii="Times New Roman" w:eastAsiaTheme="minorEastAsia" w:hAnsi="Times New Roman" w:cs="Times New Roman"/>
          <w:lang w:val="en-GB"/>
        </w:rPr>
      </w:pPr>
    </w:p>
    <w:p w14:paraId="0E3ACC2D" w14:textId="77777777" w:rsidR="00ED127B" w:rsidRPr="00ED127B" w:rsidRDefault="00ED127B" w:rsidP="00ED127B">
      <w:pPr>
        <w:pStyle w:val="Caption"/>
        <w:keepNext/>
        <w:rPr>
          <w:rFonts w:ascii="Times New Roman" w:hAnsi="Times New Roman" w:cs="Times New Roman"/>
          <w:b/>
          <w:bCs/>
          <w:i w:val="0"/>
          <w:iCs w:val="0"/>
          <w:color w:val="000000" w:themeColor="text1"/>
          <w:sz w:val="22"/>
          <w:szCs w:val="22"/>
          <w:lang w:val="en-GB"/>
        </w:rPr>
      </w:pPr>
      <w:r w:rsidRPr="00ED127B">
        <w:rPr>
          <w:rFonts w:ascii="Times New Roman" w:hAnsi="Times New Roman" w:cs="Times New Roman"/>
          <w:b/>
          <w:bCs/>
          <w:i w:val="0"/>
          <w:iCs w:val="0"/>
          <w:color w:val="000000" w:themeColor="text1"/>
          <w:sz w:val="22"/>
          <w:szCs w:val="22"/>
          <w:lang w:val="en-GB"/>
        </w:rPr>
        <w:t xml:space="preserve">Table </w:t>
      </w:r>
      <w:r w:rsidRPr="00ED127B">
        <w:rPr>
          <w:rFonts w:ascii="Times New Roman" w:hAnsi="Times New Roman" w:cs="Times New Roman"/>
          <w:b/>
          <w:bCs/>
          <w:i w:val="0"/>
          <w:iCs w:val="0"/>
          <w:color w:val="000000" w:themeColor="text1"/>
          <w:sz w:val="22"/>
          <w:szCs w:val="22"/>
          <w:lang w:val="en-GB"/>
        </w:rPr>
        <w:fldChar w:fldCharType="begin"/>
      </w:r>
      <w:r w:rsidRPr="00ED127B">
        <w:rPr>
          <w:rFonts w:ascii="Times New Roman" w:hAnsi="Times New Roman" w:cs="Times New Roman"/>
          <w:b/>
          <w:bCs/>
          <w:i w:val="0"/>
          <w:iCs w:val="0"/>
          <w:color w:val="000000" w:themeColor="text1"/>
          <w:sz w:val="22"/>
          <w:szCs w:val="22"/>
          <w:lang w:val="en-GB"/>
        </w:rPr>
        <w:instrText xml:space="preserve"> SEQ Table \* ARABIC </w:instrText>
      </w:r>
      <w:r w:rsidRPr="00ED127B">
        <w:rPr>
          <w:rFonts w:ascii="Times New Roman" w:hAnsi="Times New Roman" w:cs="Times New Roman"/>
          <w:b/>
          <w:bCs/>
          <w:i w:val="0"/>
          <w:iCs w:val="0"/>
          <w:color w:val="000000" w:themeColor="text1"/>
          <w:sz w:val="22"/>
          <w:szCs w:val="22"/>
          <w:lang w:val="en-GB"/>
        </w:rPr>
        <w:fldChar w:fldCharType="separate"/>
      </w:r>
      <w:r w:rsidRPr="00ED127B">
        <w:rPr>
          <w:rFonts w:ascii="Times New Roman" w:hAnsi="Times New Roman" w:cs="Times New Roman"/>
          <w:b/>
          <w:bCs/>
          <w:i w:val="0"/>
          <w:iCs w:val="0"/>
          <w:color w:val="000000" w:themeColor="text1"/>
          <w:sz w:val="22"/>
          <w:szCs w:val="22"/>
          <w:lang w:val="en-GB"/>
        </w:rPr>
        <w:t>1</w:t>
      </w:r>
      <w:r w:rsidRPr="00ED127B">
        <w:rPr>
          <w:rFonts w:ascii="Times New Roman" w:hAnsi="Times New Roman" w:cs="Times New Roman"/>
          <w:b/>
          <w:bCs/>
          <w:i w:val="0"/>
          <w:iCs w:val="0"/>
          <w:color w:val="000000" w:themeColor="text1"/>
          <w:sz w:val="22"/>
          <w:szCs w:val="22"/>
          <w:lang w:val="en-GB"/>
        </w:rPr>
        <w:fldChar w:fldCharType="end"/>
      </w:r>
      <w:r w:rsidRPr="00ED127B">
        <w:rPr>
          <w:rFonts w:ascii="Times New Roman" w:hAnsi="Times New Roman" w:cs="Times New Roman"/>
          <w:b/>
          <w:bCs/>
          <w:i w:val="0"/>
          <w:iCs w:val="0"/>
          <w:color w:val="000000" w:themeColor="text1"/>
          <w:sz w:val="22"/>
          <w:szCs w:val="22"/>
          <w:lang w:val="en-GB"/>
        </w:rPr>
        <w:t xml:space="preserve">: </w:t>
      </w:r>
      <w:r w:rsidRPr="00ED127B">
        <w:rPr>
          <w:rFonts w:ascii="Times New Roman" w:hAnsi="Times New Roman" w:cs="Times New Roman"/>
          <w:i w:val="0"/>
          <w:iCs w:val="0"/>
          <w:color w:val="000000" w:themeColor="text1"/>
          <w:sz w:val="22"/>
          <w:szCs w:val="22"/>
          <w:lang w:val="en-GB"/>
        </w:rPr>
        <w:t>methods used to calculate conditional probabilities</w:t>
      </w:r>
      <w:r w:rsidRPr="00ED127B">
        <w:rPr>
          <w:rFonts w:ascii="Times New Roman" w:hAnsi="Times New Roman" w:cs="Times New Roman"/>
          <w:b/>
          <w:bCs/>
          <w:i w:val="0"/>
          <w:iCs w:val="0"/>
          <w:color w:val="000000" w:themeColor="text1"/>
          <w:sz w:val="22"/>
          <w:szCs w:val="22"/>
          <w:lang w:val="en-GB"/>
        </w:rPr>
        <w:t>.</w:t>
      </w:r>
    </w:p>
    <w:p w14:paraId="7B6C64B6" w14:textId="77777777" w:rsidR="00D175A9" w:rsidRDefault="00D175A9" w:rsidP="003D75D3">
      <w:pPr>
        <w:spacing w:after="0" w:line="276" w:lineRule="auto"/>
        <w:jc w:val="both"/>
        <w:rPr>
          <w:rFonts w:ascii="Times New Roman" w:eastAsiaTheme="minorEastAsia" w:hAnsi="Times New Roman" w:cs="Times New Roman"/>
          <w:lang w:val="en-GB"/>
        </w:rPr>
      </w:pPr>
    </w:p>
    <w:p w14:paraId="42F29FF4" w14:textId="64E5B121" w:rsidR="003F5080" w:rsidRDefault="003F5080" w:rsidP="003F5080">
      <w:pPr>
        <w:spacing w:after="0" w:line="276" w:lineRule="auto"/>
        <w:jc w:val="both"/>
        <w:rPr>
          <w:rFonts w:ascii="Times New Roman" w:hAnsi="Times New Roman" w:cs="Times New Roman"/>
          <w:i/>
          <w:iCs/>
          <w:u w:val="single"/>
          <w:lang w:val="en-GB"/>
        </w:rPr>
      </w:pPr>
      <w:r w:rsidRPr="00D56033">
        <w:rPr>
          <w:rFonts w:ascii="Times New Roman" w:hAnsi="Times New Roman" w:cs="Times New Roman"/>
          <w:i/>
          <w:iCs/>
          <w:u w:val="single"/>
          <w:lang w:val="en-GB"/>
        </w:rPr>
        <w:t xml:space="preserve">Implementation – </w:t>
      </w:r>
      <w:r>
        <w:rPr>
          <w:rFonts w:ascii="Times New Roman" w:hAnsi="Times New Roman" w:cs="Times New Roman"/>
          <w:i/>
          <w:iCs/>
          <w:u w:val="single"/>
          <w:lang w:val="en-GB"/>
        </w:rPr>
        <w:t>utilities (risk nodes)</w:t>
      </w:r>
    </w:p>
    <w:p w14:paraId="7367E50B" w14:textId="77777777" w:rsidR="003F5080" w:rsidRDefault="003F5080" w:rsidP="003F5080">
      <w:pPr>
        <w:spacing w:after="0" w:line="276" w:lineRule="auto"/>
        <w:jc w:val="both"/>
        <w:rPr>
          <w:rFonts w:ascii="Times New Roman" w:hAnsi="Times New Roman" w:cs="Times New Roman"/>
          <w:i/>
          <w:iCs/>
          <w:u w:val="single"/>
          <w:lang w:val="en-GB"/>
        </w:rPr>
      </w:pPr>
    </w:p>
    <w:p w14:paraId="4439391B" w14:textId="589E8BAC" w:rsidR="003F5080" w:rsidRPr="003F5080" w:rsidRDefault="003F5080" w:rsidP="003F5080">
      <w:pPr>
        <w:spacing w:after="0" w:line="276" w:lineRule="auto"/>
        <w:jc w:val="both"/>
        <w:rPr>
          <w:rFonts w:ascii="Times New Roman" w:hAnsi="Times New Roman" w:cs="Times New Roman"/>
          <w:lang w:val="en-GB"/>
        </w:rPr>
      </w:pPr>
      <w:r>
        <w:rPr>
          <w:rFonts w:ascii="Times New Roman" w:hAnsi="Times New Roman" w:cs="Times New Roman"/>
          <w:lang w:val="en-GB"/>
        </w:rPr>
        <w:t xml:space="preserve">Describe </w:t>
      </w:r>
      <w:r w:rsidR="00101454">
        <w:rPr>
          <w:rFonts w:ascii="Times New Roman" w:hAnsi="Times New Roman" w:cs="Times New Roman"/>
          <w:lang w:val="en-GB"/>
        </w:rPr>
        <w:t>computation for final utilities.</w:t>
      </w:r>
      <w:r>
        <w:rPr>
          <w:rFonts w:ascii="Times New Roman" w:hAnsi="Times New Roman" w:cs="Times New Roman"/>
          <w:lang w:val="en-GB"/>
        </w:rPr>
        <w:t xml:space="preserve"> Risk = vulnerability * likelihood except for economics.</w:t>
      </w:r>
    </w:p>
    <w:p w14:paraId="6B88132F" w14:textId="77777777" w:rsidR="00D175A9" w:rsidRPr="00010617" w:rsidRDefault="00D175A9" w:rsidP="003D75D3">
      <w:pPr>
        <w:spacing w:after="0" w:line="276" w:lineRule="auto"/>
        <w:jc w:val="both"/>
        <w:rPr>
          <w:rFonts w:ascii="Times New Roman" w:hAnsi="Times New Roman" w:cs="Times New Roman"/>
          <w:lang w:val="en-GB"/>
        </w:rPr>
      </w:pPr>
    </w:p>
    <w:p w14:paraId="06FC56DD" w14:textId="6845CF3E" w:rsidR="00310E6E" w:rsidRPr="00BA3479" w:rsidRDefault="00310E6E" w:rsidP="00BA3479">
      <w:pPr>
        <w:spacing w:after="0" w:line="276" w:lineRule="auto"/>
        <w:rPr>
          <w:rFonts w:ascii="Times New Roman" w:hAnsi="Times New Roman" w:cs="Times New Roman"/>
          <w:sz w:val="28"/>
          <w:szCs w:val="28"/>
          <w:lang w:val="en-US"/>
        </w:rPr>
      </w:pPr>
      <w:commentRangeStart w:id="61"/>
      <w:commentRangeStart w:id="62"/>
      <w:r w:rsidRPr="00BA3479">
        <w:rPr>
          <w:rFonts w:ascii="Times New Roman" w:hAnsi="Times New Roman" w:cs="Times New Roman"/>
          <w:sz w:val="28"/>
          <w:szCs w:val="28"/>
          <w:lang w:val="en-US"/>
        </w:rPr>
        <w:lastRenderedPageBreak/>
        <w:t>3.</w:t>
      </w:r>
      <w:r w:rsidR="008261AC">
        <w:rPr>
          <w:rFonts w:ascii="Times New Roman" w:hAnsi="Times New Roman" w:cs="Times New Roman"/>
          <w:sz w:val="28"/>
          <w:szCs w:val="28"/>
          <w:lang w:val="en-US"/>
        </w:rPr>
        <w:t>2</w:t>
      </w:r>
      <w:r w:rsidRPr="00BA3479">
        <w:rPr>
          <w:rFonts w:ascii="Times New Roman" w:hAnsi="Times New Roman" w:cs="Times New Roman"/>
          <w:sz w:val="28"/>
          <w:szCs w:val="28"/>
          <w:lang w:val="en-US"/>
        </w:rPr>
        <w:t xml:space="preserve"> Scenario </w:t>
      </w:r>
      <w:r w:rsidR="00BA3479" w:rsidRPr="00BA3479">
        <w:rPr>
          <w:rFonts w:ascii="Times New Roman" w:hAnsi="Times New Roman" w:cs="Times New Roman"/>
          <w:sz w:val="28"/>
          <w:szCs w:val="28"/>
          <w:lang w:val="en-US"/>
        </w:rPr>
        <w:t>Testing</w:t>
      </w:r>
      <w:r w:rsidR="0057541B">
        <w:rPr>
          <w:rFonts w:ascii="Times New Roman" w:hAnsi="Times New Roman" w:cs="Times New Roman"/>
          <w:sz w:val="28"/>
          <w:szCs w:val="28"/>
          <w:lang w:val="en-US"/>
        </w:rPr>
        <w:t xml:space="preserve"> / Risk Analysis</w:t>
      </w:r>
      <w:commentRangeEnd w:id="61"/>
      <w:r w:rsidR="00C50643">
        <w:rPr>
          <w:rStyle w:val="CommentReference"/>
        </w:rPr>
        <w:commentReference w:id="61"/>
      </w:r>
      <w:commentRangeEnd w:id="62"/>
      <w:r w:rsidR="005C63F8">
        <w:rPr>
          <w:rStyle w:val="CommentReference"/>
        </w:rPr>
        <w:commentReference w:id="62"/>
      </w:r>
    </w:p>
    <w:p w14:paraId="3097870B" w14:textId="77777777" w:rsidR="00D25565" w:rsidRDefault="00D25565" w:rsidP="00DA2F21">
      <w:pPr>
        <w:spacing w:after="0" w:line="276" w:lineRule="auto"/>
        <w:rPr>
          <w:rFonts w:ascii="Times New Roman" w:hAnsi="Times New Roman" w:cs="Times New Roman"/>
          <w:lang w:val="en-GB"/>
        </w:rPr>
      </w:pPr>
    </w:p>
    <w:p w14:paraId="30E3998D" w14:textId="4C626C04" w:rsidR="00325AD3" w:rsidRDefault="00325AD3" w:rsidP="00575246">
      <w:pPr>
        <w:spacing w:after="0" w:line="276" w:lineRule="auto"/>
        <w:jc w:val="both"/>
        <w:rPr>
          <w:rFonts w:ascii="Times New Roman" w:hAnsi="Times New Roman" w:cs="Times New Roman"/>
          <w:lang w:val="en-GB"/>
        </w:rPr>
      </w:pPr>
      <w:r w:rsidRPr="001D5822">
        <w:rPr>
          <w:rFonts w:ascii="Times New Roman" w:hAnsi="Times New Roman" w:cs="Times New Roman"/>
          <w:lang w:val="en-GB"/>
        </w:rPr>
        <w:t>We test our research questions by implementing scenarios as conditional probability queries (CPQs; Scutari &amp; Denis, 2021) updating the local distribution of the corresponding decision node and track</w:t>
      </w:r>
      <w:r w:rsidR="00FE7284">
        <w:rPr>
          <w:rFonts w:ascii="Times New Roman" w:hAnsi="Times New Roman" w:cs="Times New Roman"/>
          <w:lang w:val="en-GB"/>
        </w:rPr>
        <w:t>ing</w:t>
      </w:r>
      <w:r w:rsidRPr="001D5822">
        <w:rPr>
          <w:rFonts w:ascii="Times New Roman" w:hAnsi="Times New Roman" w:cs="Times New Roman"/>
          <w:lang w:val="en-GB"/>
        </w:rPr>
        <w:t xml:space="preserve"> how changes propagate through the Bayesian Network</w:t>
      </w:r>
      <w:r w:rsidR="003E04F8">
        <w:rPr>
          <w:rFonts w:ascii="Times New Roman" w:hAnsi="Times New Roman" w:cs="Times New Roman"/>
          <w:lang w:val="en-GB"/>
        </w:rPr>
        <w:t>. For each scenario</w:t>
      </w:r>
      <w:r w:rsidR="00FE7284">
        <w:rPr>
          <w:rFonts w:ascii="Times New Roman" w:hAnsi="Times New Roman" w:cs="Times New Roman"/>
          <w:lang w:val="en-GB"/>
        </w:rPr>
        <w:t xml:space="preserve"> (Table)</w:t>
      </w:r>
      <w:r w:rsidR="003E04F8">
        <w:rPr>
          <w:rFonts w:ascii="Times New Roman" w:hAnsi="Times New Roman" w:cs="Times New Roman"/>
          <w:lang w:val="en-GB"/>
        </w:rPr>
        <w:t xml:space="preserve"> we </w:t>
      </w:r>
      <w:r w:rsidR="00FE7284">
        <w:rPr>
          <w:rFonts w:ascii="Times New Roman" w:hAnsi="Times New Roman" w:cs="Times New Roman"/>
          <w:lang w:val="en-GB"/>
        </w:rPr>
        <w:t>evaluate</w:t>
      </w:r>
      <w:r w:rsidR="00812F1B">
        <w:rPr>
          <w:rFonts w:ascii="Times New Roman" w:hAnsi="Times New Roman" w:cs="Times New Roman"/>
          <w:lang w:val="en-GB"/>
        </w:rPr>
        <w:t xml:space="preserve"> the distribution of</w:t>
      </w:r>
      <w:r w:rsidRPr="001D5822">
        <w:rPr>
          <w:rFonts w:ascii="Times New Roman" w:hAnsi="Times New Roman" w:cs="Times New Roman"/>
          <w:lang w:val="en-GB"/>
        </w:rPr>
        <w:t xml:space="preserve"> the utility nodes, or the economic, social and individual risk. </w:t>
      </w:r>
    </w:p>
    <w:p w14:paraId="510D2336" w14:textId="1F379A83" w:rsidR="00812F1B" w:rsidRDefault="00325AD3" w:rsidP="00575246">
      <w:pPr>
        <w:spacing w:after="0" w:line="276" w:lineRule="auto"/>
        <w:jc w:val="both"/>
        <w:rPr>
          <w:rFonts w:ascii="Times New Roman" w:hAnsi="Times New Roman" w:cs="Times New Roman"/>
          <w:lang w:val="en-GB"/>
        </w:rPr>
      </w:pPr>
      <w:r w:rsidRPr="001D5822">
        <w:rPr>
          <w:rFonts w:ascii="Times New Roman" w:hAnsi="Times New Roman" w:cs="Times New Roman"/>
          <w:lang w:val="en-GB"/>
        </w:rPr>
        <w:t xml:space="preserve">We first test </w:t>
      </w:r>
      <w:r w:rsidR="00812F1B">
        <w:rPr>
          <w:rFonts w:ascii="Times New Roman" w:hAnsi="Times New Roman" w:cs="Times New Roman"/>
          <w:lang w:val="en-GB"/>
        </w:rPr>
        <w:t xml:space="preserve">what are the MEW carrying the largest risks by </w:t>
      </w:r>
      <w:r w:rsidR="00FE7284">
        <w:rPr>
          <w:rFonts w:ascii="Times New Roman" w:hAnsi="Times New Roman" w:cs="Times New Roman"/>
          <w:lang w:val="en-GB"/>
        </w:rPr>
        <w:t>updating the distribution of</w:t>
      </w:r>
      <w:r w:rsidR="00812F1B">
        <w:rPr>
          <w:rFonts w:ascii="Times New Roman" w:hAnsi="Times New Roman" w:cs="Times New Roman"/>
          <w:lang w:val="en-GB"/>
        </w:rPr>
        <w:t xml:space="preserve"> </w:t>
      </w:r>
      <w:r w:rsidRPr="001D5822">
        <w:rPr>
          <w:rFonts w:ascii="Times New Roman" w:hAnsi="Times New Roman" w:cs="Times New Roman"/>
          <w:lang w:val="en-GB"/>
        </w:rPr>
        <w:t xml:space="preserve">each type of </w:t>
      </w:r>
      <w:r w:rsidR="00812F1B">
        <w:rPr>
          <w:rFonts w:ascii="Times New Roman" w:hAnsi="Times New Roman" w:cs="Times New Roman"/>
          <w:lang w:val="en-GB"/>
        </w:rPr>
        <w:t>event</w:t>
      </w:r>
      <w:r w:rsidRPr="001D5822">
        <w:rPr>
          <w:rFonts w:ascii="Times New Roman" w:hAnsi="Times New Roman" w:cs="Times New Roman"/>
          <w:lang w:val="en-GB"/>
        </w:rPr>
        <w:t xml:space="preserve">, integrating across all fishing styles and at current stock statuses (Table 2: scenario 1). Second, we ask which are the </w:t>
      </w:r>
      <w:r w:rsidR="00812F1B" w:rsidRPr="00390CC7">
        <w:rPr>
          <w:rFonts w:ascii="Times New Roman" w:hAnsi="Times New Roman" w:cs="Times New Roman"/>
          <w:lang w:val="en-GB"/>
        </w:rPr>
        <w:t xml:space="preserve">fishing styles </w:t>
      </w:r>
      <w:r w:rsidRPr="001D5822">
        <w:rPr>
          <w:rFonts w:ascii="Times New Roman" w:hAnsi="Times New Roman" w:cs="Times New Roman"/>
          <w:lang w:val="en-GB"/>
        </w:rPr>
        <w:t xml:space="preserve">more and the less exposed </w:t>
      </w:r>
      <w:r w:rsidR="00812F1B">
        <w:rPr>
          <w:rFonts w:ascii="Times New Roman" w:hAnsi="Times New Roman" w:cs="Times New Roman"/>
          <w:lang w:val="en-GB"/>
        </w:rPr>
        <w:t xml:space="preserve">to risks </w:t>
      </w:r>
      <w:r w:rsidRPr="001D5822">
        <w:rPr>
          <w:rFonts w:ascii="Times New Roman" w:hAnsi="Times New Roman" w:cs="Times New Roman"/>
          <w:lang w:val="en-GB"/>
        </w:rPr>
        <w:t xml:space="preserve">by testing each explicitly and integrating across all MEWs </w:t>
      </w:r>
      <w:r w:rsidR="003E04F8">
        <w:rPr>
          <w:rFonts w:ascii="Times New Roman" w:hAnsi="Times New Roman" w:cs="Times New Roman"/>
          <w:lang w:val="en-GB"/>
        </w:rPr>
        <w:t xml:space="preserve">and at current stock status </w:t>
      </w:r>
      <w:r w:rsidRPr="001D5822">
        <w:rPr>
          <w:rFonts w:ascii="Times New Roman" w:hAnsi="Times New Roman" w:cs="Times New Roman"/>
          <w:lang w:val="en-GB"/>
        </w:rPr>
        <w:t xml:space="preserve">(Table 2: scenario 2). </w:t>
      </w:r>
      <w:r w:rsidR="00812F1B">
        <w:rPr>
          <w:rFonts w:ascii="Times New Roman" w:hAnsi="Times New Roman" w:cs="Times New Roman"/>
          <w:lang w:val="en-GB"/>
        </w:rPr>
        <w:t xml:space="preserve">We include a further exploration of the risk associated to each combination of MEW and fishing styles by reporting on the probability to observe high risks at current stock status (Table 2: scenario 3). </w:t>
      </w:r>
      <w:r w:rsidRPr="001D5822">
        <w:rPr>
          <w:rFonts w:ascii="Times New Roman" w:hAnsi="Times New Roman" w:cs="Times New Roman"/>
          <w:lang w:val="en-GB"/>
        </w:rPr>
        <w:t xml:space="preserve">Finally, we ask </w:t>
      </w:r>
      <w:r w:rsidR="00812F1B">
        <w:rPr>
          <w:rFonts w:ascii="Times New Roman" w:hAnsi="Times New Roman" w:cs="Times New Roman"/>
          <w:lang w:val="en-GB"/>
        </w:rPr>
        <w:t xml:space="preserve">if a change in </w:t>
      </w:r>
      <w:r w:rsidRPr="001D5822">
        <w:rPr>
          <w:rFonts w:ascii="Times New Roman" w:hAnsi="Times New Roman" w:cs="Times New Roman"/>
          <w:lang w:val="en-GB"/>
        </w:rPr>
        <w:t xml:space="preserve">stock status would </w:t>
      </w:r>
      <w:r w:rsidR="00812F1B">
        <w:rPr>
          <w:rFonts w:ascii="Times New Roman" w:hAnsi="Times New Roman" w:cs="Times New Roman"/>
          <w:lang w:val="en-GB"/>
        </w:rPr>
        <w:t xml:space="preserve">compensate or exacerbate </w:t>
      </w:r>
      <w:r w:rsidR="00FE7284">
        <w:rPr>
          <w:rFonts w:ascii="Times New Roman" w:hAnsi="Times New Roman" w:cs="Times New Roman"/>
          <w:lang w:val="en-GB"/>
        </w:rPr>
        <w:t xml:space="preserve">the risks posed by MEW </w:t>
      </w:r>
      <w:r w:rsidRPr="001D5822">
        <w:rPr>
          <w:rFonts w:ascii="Times New Roman" w:hAnsi="Times New Roman" w:cs="Times New Roman"/>
          <w:lang w:val="en-GB"/>
        </w:rPr>
        <w:t xml:space="preserve">(Table 2: scenario </w:t>
      </w:r>
      <w:r w:rsidR="00FE7284">
        <w:rPr>
          <w:rFonts w:ascii="Times New Roman" w:hAnsi="Times New Roman" w:cs="Times New Roman"/>
          <w:lang w:val="en-GB"/>
        </w:rPr>
        <w:t>4</w:t>
      </w:r>
      <w:r w:rsidRPr="001D5822">
        <w:rPr>
          <w:rFonts w:ascii="Times New Roman" w:hAnsi="Times New Roman" w:cs="Times New Roman"/>
          <w:lang w:val="en-GB"/>
        </w:rPr>
        <w:t>).</w:t>
      </w:r>
      <w:r w:rsidR="00F6653C">
        <w:rPr>
          <w:rFonts w:ascii="Times New Roman" w:hAnsi="Times New Roman" w:cs="Times New Roman"/>
          <w:lang w:val="en-GB"/>
        </w:rPr>
        <w:t xml:space="preserve"> </w:t>
      </w:r>
      <w:r w:rsidR="00FE7284">
        <w:rPr>
          <w:rFonts w:ascii="Times New Roman" w:hAnsi="Times New Roman" w:cs="Times New Roman"/>
          <w:lang w:val="en-GB"/>
        </w:rPr>
        <w:t>In scenario 4 we report the probability that high-risk changes depending on stock status deviation from status quo (scenario 3). Stock status is not linked to economic value in our model, therefore in scenario 4 we only report individual and societal risks.</w:t>
      </w:r>
    </w:p>
    <w:p w14:paraId="5935B1D6" w14:textId="77777777" w:rsidR="00812F1B" w:rsidRDefault="00812F1B" w:rsidP="00DA2F21">
      <w:pPr>
        <w:spacing w:after="0" w:line="276" w:lineRule="auto"/>
        <w:rPr>
          <w:rFonts w:ascii="Times New Roman" w:hAnsi="Times New Roman" w:cs="Times New Roman"/>
          <w:lang w:val="en-GB"/>
        </w:rPr>
      </w:pPr>
    </w:p>
    <w:p w14:paraId="425C4361" w14:textId="77777777" w:rsidR="00812F1B" w:rsidRPr="00ED127B" w:rsidRDefault="00812F1B" w:rsidP="00DA2F21">
      <w:pPr>
        <w:spacing w:after="0" w:line="276" w:lineRule="auto"/>
        <w:rPr>
          <w:rFonts w:ascii="Times New Roman" w:hAnsi="Times New Roman" w:cs="Times New Roman"/>
          <w:color w:val="000000" w:themeColor="text1"/>
          <w:sz w:val="22"/>
          <w:szCs w:val="22"/>
          <w:lang w:val="en-GB"/>
        </w:rPr>
      </w:pPr>
    </w:p>
    <w:p w14:paraId="43B7250E" w14:textId="77777777" w:rsidR="00ED127B" w:rsidRPr="00ED127B" w:rsidRDefault="00ED127B" w:rsidP="00ED127B">
      <w:pPr>
        <w:pStyle w:val="Caption"/>
        <w:keepNext/>
        <w:rPr>
          <w:rFonts w:ascii="Times New Roman" w:hAnsi="Times New Roman" w:cs="Times New Roman"/>
          <w:i w:val="0"/>
          <w:iCs w:val="0"/>
          <w:color w:val="000000" w:themeColor="text1"/>
          <w:sz w:val="22"/>
          <w:szCs w:val="22"/>
          <w:lang w:val="en-GB"/>
        </w:rPr>
      </w:pPr>
      <w:commentRangeStart w:id="63"/>
      <w:r w:rsidRPr="00ED127B">
        <w:rPr>
          <w:rFonts w:ascii="Times New Roman" w:hAnsi="Times New Roman" w:cs="Times New Roman"/>
          <w:b/>
          <w:bCs/>
          <w:i w:val="0"/>
          <w:iCs w:val="0"/>
          <w:color w:val="000000" w:themeColor="text1"/>
          <w:sz w:val="22"/>
          <w:szCs w:val="22"/>
          <w:lang w:val="en-GB"/>
        </w:rPr>
        <w:t>Table</w:t>
      </w:r>
      <w:r w:rsidRPr="00ED127B">
        <w:rPr>
          <w:rFonts w:ascii="Times New Roman" w:hAnsi="Times New Roman" w:cs="Times New Roman"/>
          <w:i w:val="0"/>
          <w:iCs w:val="0"/>
          <w:color w:val="000000" w:themeColor="text1"/>
          <w:sz w:val="22"/>
          <w:szCs w:val="22"/>
          <w:lang w:val="en-GB"/>
        </w:rPr>
        <w:t xml:space="preserve"> </w:t>
      </w:r>
      <w:r w:rsidRPr="00ED127B">
        <w:rPr>
          <w:rFonts w:ascii="Times New Roman" w:hAnsi="Times New Roman" w:cs="Times New Roman"/>
          <w:b/>
          <w:bCs/>
          <w:i w:val="0"/>
          <w:iCs w:val="0"/>
          <w:color w:val="000000" w:themeColor="text1"/>
          <w:sz w:val="22"/>
          <w:szCs w:val="22"/>
          <w:lang w:val="en-GB"/>
        </w:rPr>
        <w:fldChar w:fldCharType="begin"/>
      </w:r>
      <w:r w:rsidRPr="00ED127B">
        <w:rPr>
          <w:rFonts w:ascii="Times New Roman" w:hAnsi="Times New Roman" w:cs="Times New Roman"/>
          <w:b/>
          <w:bCs/>
          <w:i w:val="0"/>
          <w:iCs w:val="0"/>
          <w:color w:val="000000" w:themeColor="text1"/>
          <w:sz w:val="22"/>
          <w:szCs w:val="22"/>
          <w:lang w:val="en-GB"/>
        </w:rPr>
        <w:instrText xml:space="preserve"> SEQ Table \* ARABIC </w:instrText>
      </w:r>
      <w:r w:rsidRPr="00ED127B">
        <w:rPr>
          <w:rFonts w:ascii="Times New Roman" w:hAnsi="Times New Roman" w:cs="Times New Roman"/>
          <w:b/>
          <w:bCs/>
          <w:i w:val="0"/>
          <w:iCs w:val="0"/>
          <w:color w:val="000000" w:themeColor="text1"/>
          <w:sz w:val="22"/>
          <w:szCs w:val="22"/>
          <w:lang w:val="en-GB"/>
        </w:rPr>
        <w:fldChar w:fldCharType="separate"/>
      </w:r>
      <w:r w:rsidRPr="00ED127B">
        <w:rPr>
          <w:rFonts w:ascii="Times New Roman" w:hAnsi="Times New Roman" w:cs="Times New Roman"/>
          <w:b/>
          <w:bCs/>
          <w:i w:val="0"/>
          <w:iCs w:val="0"/>
          <w:color w:val="000000" w:themeColor="text1"/>
          <w:sz w:val="22"/>
          <w:szCs w:val="22"/>
          <w:lang w:val="en-GB"/>
        </w:rPr>
        <w:t>2</w:t>
      </w:r>
      <w:r w:rsidRPr="00ED127B">
        <w:rPr>
          <w:rFonts w:ascii="Times New Roman" w:hAnsi="Times New Roman" w:cs="Times New Roman"/>
          <w:b/>
          <w:bCs/>
          <w:i w:val="0"/>
          <w:iCs w:val="0"/>
          <w:color w:val="000000" w:themeColor="text1"/>
          <w:sz w:val="22"/>
          <w:szCs w:val="22"/>
          <w:lang w:val="en-GB"/>
        </w:rPr>
        <w:fldChar w:fldCharType="end"/>
      </w:r>
      <w:r w:rsidRPr="00ED127B">
        <w:rPr>
          <w:rFonts w:ascii="Times New Roman" w:hAnsi="Times New Roman" w:cs="Times New Roman"/>
          <w:i w:val="0"/>
          <w:iCs w:val="0"/>
          <w:color w:val="000000" w:themeColor="text1"/>
          <w:sz w:val="22"/>
          <w:szCs w:val="22"/>
          <w:lang w:val="en-GB"/>
        </w:rPr>
        <w:t>: summary of the scenarios implemented. RQ: research question; MEW: marine extreme weather.</w:t>
      </w:r>
      <w:commentRangeEnd w:id="63"/>
      <w:r w:rsidRPr="00ED127B">
        <w:rPr>
          <w:rFonts w:ascii="Times New Roman" w:hAnsi="Times New Roman" w:cs="Times New Roman"/>
          <w:color w:val="000000" w:themeColor="text1"/>
          <w:sz w:val="22"/>
          <w:szCs w:val="22"/>
          <w:lang w:val="en-GB"/>
        </w:rPr>
        <w:commentReference w:id="63"/>
      </w:r>
    </w:p>
    <w:p w14:paraId="7B7E1FA0" w14:textId="77777777" w:rsidR="00ED127B" w:rsidRPr="00ED127B" w:rsidRDefault="00ED127B" w:rsidP="00DA2F21">
      <w:pPr>
        <w:spacing w:after="0" w:line="276" w:lineRule="auto"/>
        <w:rPr>
          <w:rFonts w:ascii="Times New Roman" w:hAnsi="Times New Roman" w:cs="Times New Roman"/>
          <w:color w:val="000000" w:themeColor="text1"/>
          <w:sz w:val="22"/>
          <w:szCs w:val="22"/>
          <w:lang w:val="en-GB"/>
        </w:rPr>
      </w:pPr>
    </w:p>
    <w:p w14:paraId="4AE9F22A" w14:textId="523C7FF3" w:rsidR="00F50962"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Results – 1000 max</w:t>
      </w:r>
    </w:p>
    <w:p w14:paraId="00F9CABF" w14:textId="77777777" w:rsidR="00621861" w:rsidRDefault="00621861" w:rsidP="00621861">
      <w:pPr>
        <w:spacing w:after="0" w:line="276" w:lineRule="auto"/>
        <w:rPr>
          <w:rFonts w:ascii="Times New Roman" w:hAnsi="Times New Roman" w:cs="Times New Roman"/>
          <w:b/>
          <w:bCs/>
          <w:sz w:val="28"/>
          <w:szCs w:val="28"/>
          <w:u w:val="single"/>
          <w:lang w:val="en-GB"/>
        </w:rPr>
      </w:pPr>
    </w:p>
    <w:p w14:paraId="180D8159" w14:textId="42F32F18" w:rsidR="00251100" w:rsidRPr="00251100" w:rsidRDefault="009B43E1" w:rsidP="00251100">
      <w:pPr>
        <w:spacing w:after="0" w:line="276" w:lineRule="auto"/>
        <w:ind w:left="360"/>
        <w:rPr>
          <w:rFonts w:ascii="Times New Roman" w:hAnsi="Times New Roman" w:cs="Times New Roman"/>
          <w:sz w:val="28"/>
          <w:szCs w:val="28"/>
          <w:lang w:val="en-US"/>
        </w:rPr>
      </w:pPr>
      <w:r w:rsidRPr="00251100">
        <w:rPr>
          <w:rFonts w:ascii="Times New Roman" w:hAnsi="Times New Roman" w:cs="Times New Roman"/>
          <w:sz w:val="28"/>
          <w:szCs w:val="28"/>
          <w:lang w:val="en-US"/>
        </w:rPr>
        <w:t>4</w:t>
      </w:r>
      <w:commentRangeStart w:id="64"/>
      <w:commentRangeStart w:id="65"/>
      <w:r w:rsidRPr="00251100">
        <w:rPr>
          <w:rFonts w:ascii="Times New Roman" w:hAnsi="Times New Roman" w:cs="Times New Roman"/>
          <w:sz w:val="28"/>
          <w:szCs w:val="28"/>
          <w:lang w:val="en-US"/>
        </w:rPr>
        <w:t xml:space="preserve">.1 </w:t>
      </w:r>
      <w:commentRangeEnd w:id="64"/>
      <w:r>
        <w:rPr>
          <w:rStyle w:val="CommentReference"/>
        </w:rPr>
        <w:commentReference w:id="64"/>
      </w:r>
      <w:commentRangeEnd w:id="65"/>
      <w:r>
        <w:rPr>
          <w:rStyle w:val="CommentReference"/>
        </w:rPr>
        <w:commentReference w:id="65"/>
      </w:r>
      <w:r w:rsidR="00251100" w:rsidRPr="00251100">
        <w:rPr>
          <w:rFonts w:ascii="Times New Roman" w:hAnsi="Times New Roman" w:cs="Times New Roman"/>
          <w:sz w:val="28"/>
          <w:szCs w:val="28"/>
          <w:lang w:val="en-US"/>
        </w:rPr>
        <w:t>Bayesian Risk analysis based on Stakeholder perspective</w:t>
      </w:r>
      <w:commentRangeStart w:id="66"/>
      <w:commentRangeStart w:id="67"/>
      <w:commentRangeEnd w:id="66"/>
      <w:r w:rsidR="00251100">
        <w:rPr>
          <w:rStyle w:val="CommentReference"/>
        </w:rPr>
        <w:commentReference w:id="66"/>
      </w:r>
      <w:commentRangeEnd w:id="67"/>
      <w:r w:rsidR="00251100">
        <w:rPr>
          <w:rStyle w:val="CommentReference"/>
        </w:rPr>
        <w:commentReference w:id="67"/>
      </w:r>
    </w:p>
    <w:p w14:paraId="10019035" w14:textId="77777777" w:rsidR="00251100" w:rsidRDefault="00251100" w:rsidP="00251100">
      <w:pPr>
        <w:spacing w:after="0" w:line="276" w:lineRule="auto"/>
        <w:jc w:val="both"/>
        <w:rPr>
          <w:rFonts w:ascii="Times New Roman" w:hAnsi="Times New Roman" w:cs="Times New Roman"/>
          <w:b/>
          <w:bCs/>
          <w:lang w:val="en-US"/>
        </w:rPr>
      </w:pPr>
    </w:p>
    <w:p w14:paraId="1463204E" w14:textId="765A0309" w:rsidR="00E04C7D" w:rsidRDefault="00EF63F6" w:rsidP="00EF63F6">
      <w:pPr>
        <w:spacing w:after="0" w:line="276" w:lineRule="auto"/>
        <w:jc w:val="both"/>
        <w:rPr>
          <w:rFonts w:ascii="Times New Roman" w:hAnsi="Times New Roman" w:cs="Times New Roman"/>
          <w:lang w:val="en-GB"/>
        </w:rPr>
      </w:pPr>
      <w:r>
        <w:rPr>
          <w:rFonts w:ascii="Times New Roman" w:hAnsi="Times New Roman" w:cs="Times New Roman"/>
          <w:lang w:val="en-GB"/>
        </w:rPr>
        <w:t>The semi structured dialogues from c</w:t>
      </w:r>
      <w:r w:rsidR="00466EF1">
        <w:rPr>
          <w:rFonts w:ascii="Times New Roman" w:hAnsi="Times New Roman" w:cs="Times New Roman"/>
          <w:lang w:val="en-GB"/>
        </w:rPr>
        <w:t xml:space="preserve">ycle 1 (Figure 1) </w:t>
      </w:r>
      <w:r w:rsidR="006321AD">
        <w:rPr>
          <w:rFonts w:ascii="Times New Roman" w:hAnsi="Times New Roman" w:cs="Times New Roman"/>
          <w:lang w:val="en-GB"/>
        </w:rPr>
        <w:t xml:space="preserve">generated a rich narrative </w:t>
      </w:r>
      <w:r w:rsidR="00FD7AB0">
        <w:rPr>
          <w:rFonts w:ascii="Times New Roman" w:hAnsi="Times New Roman" w:cs="Times New Roman"/>
          <w:lang w:val="en-GB"/>
        </w:rPr>
        <w:t>that is reported with detail (in Swedish) in Olsson et al. (2025)</w:t>
      </w:r>
      <w:r w:rsidR="006321AD">
        <w:rPr>
          <w:rFonts w:ascii="Times New Roman" w:hAnsi="Times New Roman" w:cs="Times New Roman"/>
          <w:lang w:val="en-GB"/>
        </w:rPr>
        <w:t xml:space="preserve">. </w:t>
      </w:r>
      <w:r w:rsidR="00032082">
        <w:rPr>
          <w:rFonts w:ascii="Times New Roman" w:hAnsi="Times New Roman" w:cs="Times New Roman"/>
          <w:lang w:val="en-GB"/>
        </w:rPr>
        <w:t xml:space="preserve">After considering </w:t>
      </w:r>
      <w:r w:rsidR="00032082" w:rsidRPr="00831397">
        <w:rPr>
          <w:rFonts w:ascii="Times New Roman" w:hAnsi="Times New Roman" w:cs="Times New Roman"/>
          <w:lang w:val="en-GB"/>
        </w:rPr>
        <w:t xml:space="preserve">thresholds </w:t>
      </w:r>
      <w:r w:rsidR="00032082">
        <w:rPr>
          <w:rFonts w:ascii="Times New Roman" w:hAnsi="Times New Roman" w:cs="Times New Roman"/>
          <w:lang w:val="en-GB"/>
        </w:rPr>
        <w:t>(</w:t>
      </w:r>
      <w:r w:rsidR="00032082" w:rsidRPr="000C4772">
        <w:rPr>
          <w:rFonts w:ascii="Times New Roman" w:hAnsi="Times New Roman" w:cs="Times New Roman"/>
          <w:i/>
          <w:iCs/>
          <w:lang w:val="en-GB"/>
        </w:rPr>
        <w:t>i.e.:</w:t>
      </w:r>
      <w:r w:rsidR="00032082">
        <w:rPr>
          <w:rFonts w:ascii="Times New Roman" w:hAnsi="Times New Roman" w:cs="Times New Roman"/>
          <w:lang w:val="en-GB"/>
        </w:rPr>
        <w:t xml:space="preserve"> wind speed) </w:t>
      </w:r>
      <w:r w:rsidR="00032082" w:rsidRPr="00831397">
        <w:rPr>
          <w:rFonts w:ascii="Times New Roman" w:hAnsi="Times New Roman" w:cs="Times New Roman"/>
          <w:lang w:val="en-GB"/>
        </w:rPr>
        <w:t>and seasonality relevant to different fishing style</w:t>
      </w:r>
      <w:r w:rsidR="00032082">
        <w:rPr>
          <w:rFonts w:ascii="Times New Roman" w:hAnsi="Times New Roman" w:cs="Times New Roman"/>
          <w:lang w:val="en-GB"/>
        </w:rPr>
        <w:t xml:space="preserve"> we identified six</w:t>
      </w:r>
      <w:r w:rsidR="00052652">
        <w:rPr>
          <w:rFonts w:ascii="Times New Roman" w:hAnsi="Times New Roman" w:cs="Times New Roman"/>
          <w:lang w:val="en-GB"/>
        </w:rPr>
        <w:t xml:space="preserve"> </w:t>
      </w:r>
      <w:r w:rsidR="00032082">
        <w:rPr>
          <w:rFonts w:ascii="Times New Roman" w:hAnsi="Times New Roman" w:cs="Times New Roman"/>
          <w:lang w:val="en-GB"/>
        </w:rPr>
        <w:t>MEW</w:t>
      </w:r>
      <w:r w:rsidR="00466EF1">
        <w:rPr>
          <w:rFonts w:ascii="Times New Roman" w:hAnsi="Times New Roman" w:cs="Times New Roman"/>
          <w:lang w:val="en-GB"/>
        </w:rPr>
        <w:t xml:space="preserve"> as the most relevant across fishers</w:t>
      </w:r>
      <w:commentRangeStart w:id="68"/>
      <w:commentRangeStart w:id="69"/>
      <w:commentRangeEnd w:id="68"/>
      <w:r w:rsidR="00447E78">
        <w:rPr>
          <w:rStyle w:val="CommentReference"/>
        </w:rPr>
        <w:commentReference w:id="68"/>
      </w:r>
      <w:commentRangeEnd w:id="69"/>
      <w:r w:rsidR="00EA75DA">
        <w:rPr>
          <w:rStyle w:val="CommentReference"/>
        </w:rPr>
        <w:commentReference w:id="69"/>
      </w:r>
      <w:r w:rsidR="00032082">
        <w:rPr>
          <w:rFonts w:ascii="Times New Roman" w:hAnsi="Times New Roman" w:cs="Times New Roman"/>
          <w:lang w:val="en-GB"/>
        </w:rPr>
        <w:t>:</w:t>
      </w:r>
      <w:r w:rsidR="00831397" w:rsidRPr="00831397">
        <w:rPr>
          <w:rFonts w:ascii="Times New Roman" w:hAnsi="Times New Roman" w:cs="Times New Roman"/>
          <w:lang w:val="en-GB"/>
        </w:rPr>
        <w:t xml:space="preserve"> </w:t>
      </w:r>
      <w:r w:rsidR="002D7FD8" w:rsidRPr="00831397">
        <w:rPr>
          <w:rFonts w:ascii="Times New Roman" w:hAnsi="Times New Roman" w:cs="Times New Roman"/>
          <w:lang w:val="en-GB"/>
        </w:rPr>
        <w:t>wind events with intensity between 15 m/s and 24.5 m/s</w:t>
      </w:r>
      <w:r w:rsidR="00052652" w:rsidRPr="00831397">
        <w:rPr>
          <w:rFonts w:ascii="Times New Roman" w:hAnsi="Times New Roman" w:cs="Times New Roman"/>
          <w:lang w:val="en-GB"/>
        </w:rPr>
        <w:t xml:space="preserve"> </w:t>
      </w:r>
      <w:r w:rsidR="00E04C7D" w:rsidRPr="00831397">
        <w:rPr>
          <w:rFonts w:ascii="Times New Roman" w:hAnsi="Times New Roman" w:cs="Times New Roman"/>
          <w:lang w:val="en-GB"/>
        </w:rPr>
        <w:t>(</w:t>
      </w:r>
      <w:r w:rsidR="00052652" w:rsidRPr="00831397">
        <w:rPr>
          <w:rFonts w:ascii="Times New Roman" w:hAnsi="Times New Roman" w:cs="Times New Roman"/>
          <w:i/>
          <w:iCs/>
          <w:lang w:val="en-GB"/>
        </w:rPr>
        <w:t>gales</w:t>
      </w:r>
      <w:r w:rsidR="00831397" w:rsidRPr="00831397">
        <w:rPr>
          <w:rFonts w:ascii="Times New Roman" w:hAnsi="Times New Roman" w:cs="Times New Roman"/>
          <w:i/>
          <w:iCs/>
          <w:lang w:val="en-GB"/>
        </w:rPr>
        <w:t xml:space="preserve"> - </w:t>
      </w:r>
      <w:r w:rsidR="00831397" w:rsidRPr="00831397">
        <w:rPr>
          <w:rFonts w:ascii="Times New Roman" w:hAnsi="Times New Roman" w:cs="Times New Roman"/>
          <w:lang w:val="en-GB"/>
        </w:rPr>
        <w:t>gal</w:t>
      </w:r>
      <w:r w:rsidR="00E04C7D" w:rsidRPr="00831397">
        <w:rPr>
          <w:rFonts w:ascii="Times New Roman" w:hAnsi="Times New Roman" w:cs="Times New Roman"/>
          <w:lang w:val="en-GB"/>
        </w:rPr>
        <w:t>)</w:t>
      </w:r>
      <w:r w:rsidR="00052652" w:rsidRPr="00831397">
        <w:rPr>
          <w:rFonts w:ascii="Times New Roman" w:hAnsi="Times New Roman" w:cs="Times New Roman"/>
          <w:lang w:val="en-GB"/>
        </w:rPr>
        <w:t>,</w:t>
      </w:r>
      <w:r w:rsidR="002D7FD8" w:rsidRPr="00831397">
        <w:rPr>
          <w:rFonts w:ascii="Times New Roman" w:hAnsi="Times New Roman" w:cs="Times New Roman"/>
          <w:lang w:val="en-GB"/>
        </w:rPr>
        <w:t xml:space="preserve"> wind events with intensity above 24.5 m/s </w:t>
      </w:r>
      <w:r w:rsidR="00E04C7D" w:rsidRPr="00831397">
        <w:rPr>
          <w:rFonts w:ascii="Times New Roman" w:hAnsi="Times New Roman" w:cs="Times New Roman"/>
          <w:lang w:val="en-GB"/>
        </w:rPr>
        <w:t>(</w:t>
      </w:r>
      <w:r w:rsidR="00E04C7D" w:rsidRPr="00831397">
        <w:rPr>
          <w:rFonts w:ascii="Times New Roman" w:hAnsi="Times New Roman" w:cs="Times New Roman"/>
          <w:i/>
          <w:iCs/>
          <w:lang w:val="en-GB"/>
        </w:rPr>
        <w:t>storms</w:t>
      </w:r>
      <w:r w:rsidR="00831397" w:rsidRPr="00831397">
        <w:rPr>
          <w:rFonts w:ascii="Times New Roman" w:hAnsi="Times New Roman" w:cs="Times New Roman"/>
          <w:i/>
          <w:iCs/>
          <w:lang w:val="en-GB"/>
        </w:rPr>
        <w:t xml:space="preserve"> - </w:t>
      </w:r>
      <w:proofErr w:type="spellStart"/>
      <w:r w:rsidR="00C6384F">
        <w:rPr>
          <w:rFonts w:ascii="Times New Roman" w:hAnsi="Times New Roman" w:cs="Times New Roman"/>
          <w:lang w:val="en-GB"/>
        </w:rPr>
        <w:t>sto</w:t>
      </w:r>
      <w:proofErr w:type="spellEnd"/>
      <w:r w:rsidR="00E04C7D" w:rsidRPr="00831397">
        <w:rPr>
          <w:rFonts w:ascii="Times New Roman" w:hAnsi="Times New Roman" w:cs="Times New Roman"/>
          <w:lang w:val="en-GB"/>
        </w:rPr>
        <w:t>)</w:t>
      </w:r>
      <w:r w:rsidR="00052652" w:rsidRPr="00831397">
        <w:rPr>
          <w:rFonts w:ascii="Times New Roman" w:hAnsi="Times New Roman" w:cs="Times New Roman"/>
          <w:lang w:val="en-GB"/>
        </w:rPr>
        <w:t xml:space="preserve">, </w:t>
      </w:r>
      <w:r w:rsidR="002D7FD8" w:rsidRPr="00831397">
        <w:rPr>
          <w:rFonts w:ascii="Times New Roman" w:hAnsi="Times New Roman" w:cs="Times New Roman"/>
          <w:lang w:val="en-GB"/>
        </w:rPr>
        <w:t>strong wind events associated to ice, which then forms icing pile up on gears and boats (</w:t>
      </w:r>
      <w:r w:rsidR="00052652" w:rsidRPr="00831397">
        <w:rPr>
          <w:rFonts w:ascii="Times New Roman" w:hAnsi="Times New Roman" w:cs="Times New Roman"/>
          <w:i/>
          <w:iCs/>
          <w:lang w:val="en-GB"/>
        </w:rPr>
        <w:t>icing</w:t>
      </w:r>
      <w:r w:rsidR="00831397" w:rsidRPr="00831397">
        <w:rPr>
          <w:rFonts w:ascii="Times New Roman" w:hAnsi="Times New Roman" w:cs="Times New Roman"/>
          <w:i/>
          <w:iCs/>
          <w:lang w:val="en-GB"/>
        </w:rPr>
        <w:t xml:space="preserve"> - </w:t>
      </w:r>
      <w:proofErr w:type="spellStart"/>
      <w:r w:rsidR="00831397" w:rsidRPr="00831397">
        <w:rPr>
          <w:rFonts w:ascii="Times New Roman" w:hAnsi="Times New Roman" w:cs="Times New Roman"/>
          <w:lang w:val="en-GB"/>
        </w:rPr>
        <w:t>ici</w:t>
      </w:r>
      <w:proofErr w:type="spellEnd"/>
      <w:r w:rsidR="002D7FD8" w:rsidRPr="00831397">
        <w:rPr>
          <w:rFonts w:ascii="Times New Roman" w:hAnsi="Times New Roman" w:cs="Times New Roman"/>
          <w:lang w:val="en-GB"/>
        </w:rPr>
        <w:t>)</w:t>
      </w:r>
      <w:r w:rsidR="00052652" w:rsidRPr="00831397">
        <w:rPr>
          <w:rFonts w:ascii="Times New Roman" w:hAnsi="Times New Roman" w:cs="Times New Roman"/>
          <w:lang w:val="en-GB"/>
        </w:rPr>
        <w:t>, heatwaves</w:t>
      </w:r>
      <w:r w:rsidR="002D7FD8" w:rsidRPr="00831397">
        <w:rPr>
          <w:rFonts w:ascii="Times New Roman" w:hAnsi="Times New Roman" w:cs="Times New Roman"/>
          <w:lang w:val="en-GB"/>
        </w:rPr>
        <w:t xml:space="preserve"> in winter season (</w:t>
      </w:r>
      <w:r w:rsidR="002D7FD8" w:rsidRPr="00831397">
        <w:rPr>
          <w:rFonts w:ascii="Times New Roman" w:hAnsi="Times New Roman" w:cs="Times New Roman"/>
          <w:i/>
          <w:iCs/>
          <w:lang w:val="en-GB"/>
        </w:rPr>
        <w:t>winter heatwaves</w:t>
      </w:r>
      <w:r w:rsidR="00831397" w:rsidRPr="00831397">
        <w:rPr>
          <w:rFonts w:ascii="Times New Roman" w:hAnsi="Times New Roman" w:cs="Times New Roman"/>
          <w:i/>
          <w:iCs/>
          <w:lang w:val="en-GB"/>
        </w:rPr>
        <w:t xml:space="preserve"> - </w:t>
      </w:r>
      <w:proofErr w:type="spellStart"/>
      <w:r w:rsidR="00831397" w:rsidRPr="00831397">
        <w:rPr>
          <w:rFonts w:ascii="Times New Roman" w:hAnsi="Times New Roman" w:cs="Times New Roman"/>
          <w:lang w:val="en-GB"/>
        </w:rPr>
        <w:t>hww</w:t>
      </w:r>
      <w:proofErr w:type="spellEnd"/>
      <w:r w:rsidR="002D7FD8" w:rsidRPr="00831397">
        <w:rPr>
          <w:rFonts w:ascii="Times New Roman" w:hAnsi="Times New Roman" w:cs="Times New Roman"/>
          <w:lang w:val="en-GB"/>
        </w:rPr>
        <w:t>)</w:t>
      </w:r>
      <w:r w:rsidR="00052652" w:rsidRPr="00831397">
        <w:rPr>
          <w:rFonts w:ascii="Times New Roman" w:hAnsi="Times New Roman" w:cs="Times New Roman"/>
          <w:lang w:val="en-GB"/>
        </w:rPr>
        <w:t>,</w:t>
      </w:r>
      <w:r w:rsidR="002D7FD8" w:rsidRPr="00831397">
        <w:rPr>
          <w:rFonts w:ascii="Times New Roman" w:hAnsi="Times New Roman" w:cs="Times New Roman"/>
          <w:lang w:val="en-GB"/>
        </w:rPr>
        <w:t xml:space="preserve"> heatwaves in the summer season</w:t>
      </w:r>
      <w:r w:rsidR="00052652" w:rsidRPr="00831397">
        <w:rPr>
          <w:rFonts w:ascii="Times New Roman" w:hAnsi="Times New Roman" w:cs="Times New Roman"/>
          <w:lang w:val="en-GB"/>
        </w:rPr>
        <w:t xml:space="preserve"> </w:t>
      </w:r>
      <w:r w:rsidR="002D7FD8" w:rsidRPr="00831397">
        <w:rPr>
          <w:rFonts w:ascii="Times New Roman" w:hAnsi="Times New Roman" w:cs="Times New Roman"/>
          <w:lang w:val="en-GB"/>
        </w:rPr>
        <w:t>(</w:t>
      </w:r>
      <w:r w:rsidR="00052652" w:rsidRPr="00831397">
        <w:rPr>
          <w:rFonts w:ascii="Times New Roman" w:hAnsi="Times New Roman" w:cs="Times New Roman"/>
          <w:i/>
          <w:iCs/>
          <w:lang w:val="en-GB"/>
        </w:rPr>
        <w:t>summer heatwaves</w:t>
      </w:r>
      <w:r w:rsidR="00831397" w:rsidRPr="00831397">
        <w:rPr>
          <w:rFonts w:ascii="Times New Roman" w:hAnsi="Times New Roman" w:cs="Times New Roman"/>
          <w:i/>
          <w:iCs/>
          <w:lang w:val="en-GB"/>
        </w:rPr>
        <w:t xml:space="preserve"> -</w:t>
      </w:r>
      <w:r w:rsidR="00831397" w:rsidRPr="00831397">
        <w:rPr>
          <w:rFonts w:ascii="Times New Roman" w:hAnsi="Times New Roman" w:cs="Times New Roman"/>
          <w:lang w:val="en-GB"/>
        </w:rPr>
        <w:t xml:space="preserve"> </w:t>
      </w:r>
      <w:proofErr w:type="spellStart"/>
      <w:r w:rsidR="00831397" w:rsidRPr="00831397">
        <w:rPr>
          <w:rFonts w:ascii="Times New Roman" w:hAnsi="Times New Roman" w:cs="Times New Roman"/>
          <w:lang w:val="en-GB"/>
        </w:rPr>
        <w:t>hws</w:t>
      </w:r>
      <w:proofErr w:type="spellEnd"/>
      <w:r w:rsidR="002D7FD8" w:rsidRPr="00831397">
        <w:rPr>
          <w:rFonts w:ascii="Times New Roman" w:hAnsi="Times New Roman" w:cs="Times New Roman"/>
          <w:lang w:val="en-GB"/>
        </w:rPr>
        <w:t>)</w:t>
      </w:r>
      <w:r w:rsidR="00052652" w:rsidRPr="00831397">
        <w:rPr>
          <w:rFonts w:ascii="Times New Roman" w:hAnsi="Times New Roman" w:cs="Times New Roman"/>
          <w:lang w:val="en-GB"/>
        </w:rPr>
        <w:t xml:space="preserve"> and </w:t>
      </w:r>
      <w:r w:rsidR="002D7FD8" w:rsidRPr="00831397">
        <w:rPr>
          <w:rFonts w:ascii="Times New Roman" w:hAnsi="Times New Roman" w:cs="Times New Roman"/>
          <w:lang w:val="en-GB"/>
        </w:rPr>
        <w:t>rainstorms (</w:t>
      </w:r>
      <w:r w:rsidR="002D7FD8" w:rsidRPr="00831397">
        <w:rPr>
          <w:rFonts w:ascii="Times New Roman" w:hAnsi="Times New Roman" w:cs="Times New Roman"/>
          <w:i/>
          <w:iCs/>
          <w:lang w:val="en-GB"/>
        </w:rPr>
        <w:t>extreme rainfall</w:t>
      </w:r>
      <w:r w:rsidR="002D7FD8" w:rsidRPr="00831397">
        <w:rPr>
          <w:rFonts w:ascii="Times New Roman" w:hAnsi="Times New Roman" w:cs="Times New Roman"/>
          <w:lang w:val="en-GB"/>
        </w:rPr>
        <w:t xml:space="preserve"> – erf)</w:t>
      </w:r>
      <w:r w:rsidR="00052652" w:rsidRPr="00831397">
        <w:rPr>
          <w:rFonts w:ascii="Times New Roman" w:hAnsi="Times New Roman" w:cs="Times New Roman"/>
          <w:lang w:val="en-GB"/>
        </w:rPr>
        <w:t xml:space="preserve">. </w:t>
      </w:r>
      <w:r w:rsidR="00032082">
        <w:rPr>
          <w:rFonts w:ascii="Times New Roman" w:hAnsi="Times New Roman" w:cs="Times New Roman"/>
          <w:lang w:val="en-GB"/>
        </w:rPr>
        <w:t>The narrative included detailed examples of</w:t>
      </w:r>
      <w:r w:rsidR="001E71B3" w:rsidRPr="00831397">
        <w:rPr>
          <w:rFonts w:ascii="Times New Roman" w:hAnsi="Times New Roman" w:cs="Times New Roman"/>
          <w:lang w:val="en-GB"/>
        </w:rPr>
        <w:t xml:space="preserve"> direct effects </w:t>
      </w:r>
      <w:r w:rsidR="00032082">
        <w:rPr>
          <w:rFonts w:ascii="Times New Roman" w:hAnsi="Times New Roman" w:cs="Times New Roman"/>
          <w:lang w:val="en-GB"/>
        </w:rPr>
        <w:t xml:space="preserve">of MEW </w:t>
      </w:r>
      <w:r w:rsidR="001E71B3" w:rsidRPr="00831397">
        <w:rPr>
          <w:rFonts w:ascii="Times New Roman" w:hAnsi="Times New Roman" w:cs="Times New Roman"/>
          <w:lang w:val="en-GB"/>
        </w:rPr>
        <w:t>on fishing operations</w:t>
      </w:r>
      <w:r w:rsidR="00032082">
        <w:rPr>
          <w:rFonts w:ascii="Times New Roman" w:hAnsi="Times New Roman" w:cs="Times New Roman"/>
          <w:lang w:val="en-GB"/>
        </w:rPr>
        <w:t xml:space="preserve"> and several, although vague, references about how</w:t>
      </w:r>
      <w:r w:rsidR="00DC7A82">
        <w:rPr>
          <w:rFonts w:ascii="Times New Roman" w:hAnsi="Times New Roman" w:cs="Times New Roman"/>
          <w:lang w:val="en-GB"/>
        </w:rPr>
        <w:t xml:space="preserve"> challenge </w:t>
      </w:r>
      <w:r w:rsidR="00052652">
        <w:rPr>
          <w:rFonts w:ascii="Times New Roman" w:hAnsi="Times New Roman" w:cs="Times New Roman"/>
          <w:lang w:val="en-GB"/>
        </w:rPr>
        <w:t>economic</w:t>
      </w:r>
      <w:r w:rsidR="001E71B3">
        <w:rPr>
          <w:rFonts w:ascii="Times New Roman" w:hAnsi="Times New Roman" w:cs="Times New Roman"/>
          <w:lang w:val="en-GB"/>
        </w:rPr>
        <w:t xml:space="preserve"> and </w:t>
      </w:r>
      <w:r w:rsidR="00DC7A82">
        <w:rPr>
          <w:rFonts w:ascii="Times New Roman" w:hAnsi="Times New Roman" w:cs="Times New Roman"/>
          <w:lang w:val="en-GB"/>
        </w:rPr>
        <w:t>personal</w:t>
      </w:r>
      <w:r w:rsidR="001E71B3">
        <w:rPr>
          <w:rFonts w:ascii="Times New Roman" w:hAnsi="Times New Roman" w:cs="Times New Roman"/>
          <w:lang w:val="en-GB"/>
        </w:rPr>
        <w:t xml:space="preserve"> values</w:t>
      </w:r>
      <w:r w:rsidR="00DC7A82">
        <w:rPr>
          <w:rFonts w:ascii="Times New Roman" w:hAnsi="Times New Roman" w:cs="Times New Roman"/>
          <w:lang w:val="en-GB"/>
        </w:rPr>
        <w:t xml:space="preserve">. </w:t>
      </w:r>
      <w:r w:rsidR="00466EF1">
        <w:rPr>
          <w:rFonts w:ascii="Times New Roman" w:hAnsi="Times New Roman" w:cs="Times New Roman"/>
          <w:lang w:val="en-GB"/>
        </w:rPr>
        <w:t>Cycle 1 was concluded with the validation by stakeholders of</w:t>
      </w:r>
      <w:r w:rsidR="00032082">
        <w:rPr>
          <w:rFonts w:ascii="Times New Roman" w:hAnsi="Times New Roman" w:cs="Times New Roman"/>
          <w:lang w:val="en-GB"/>
        </w:rPr>
        <w:t xml:space="preserve"> a preliminary </w:t>
      </w:r>
      <w:r w:rsidR="00CF5DBB">
        <w:rPr>
          <w:rFonts w:ascii="Times New Roman" w:hAnsi="Times New Roman" w:cs="Times New Roman"/>
          <w:lang w:val="en-GB"/>
        </w:rPr>
        <w:t>list of variables and their causal dependencies</w:t>
      </w:r>
      <w:r w:rsidR="00E04C7D">
        <w:rPr>
          <w:rFonts w:ascii="Times New Roman" w:hAnsi="Times New Roman" w:cs="Times New Roman"/>
          <w:lang w:val="en-GB"/>
        </w:rPr>
        <w:t xml:space="preserve"> (figure </w:t>
      </w:r>
      <w:r w:rsidR="00E04C7D" w:rsidRPr="000C4772">
        <w:rPr>
          <w:rFonts w:ascii="Times New Roman" w:hAnsi="Times New Roman" w:cs="Times New Roman"/>
          <w:highlight w:val="yellow"/>
          <w:lang w:val="en-GB"/>
        </w:rPr>
        <w:t>X</w:t>
      </w:r>
      <w:r w:rsidR="00E04C7D">
        <w:rPr>
          <w:rFonts w:ascii="Times New Roman" w:hAnsi="Times New Roman" w:cs="Times New Roman"/>
          <w:lang w:val="en-GB"/>
        </w:rPr>
        <w:t xml:space="preserve"> of Olsson et al., 2025)</w:t>
      </w:r>
      <w:r w:rsidR="008F3A8D">
        <w:rPr>
          <w:rFonts w:ascii="Times New Roman" w:hAnsi="Times New Roman" w:cs="Times New Roman"/>
          <w:lang w:val="en-GB"/>
        </w:rPr>
        <w:t xml:space="preserve">. </w:t>
      </w:r>
    </w:p>
    <w:p w14:paraId="016A57DC" w14:textId="648B5ECB" w:rsidR="001B3661" w:rsidRDefault="00466EF1" w:rsidP="00987005">
      <w:pPr>
        <w:spacing w:after="0" w:line="276" w:lineRule="auto"/>
        <w:jc w:val="both"/>
        <w:rPr>
          <w:rFonts w:ascii="Times New Roman" w:hAnsi="Times New Roman" w:cs="Times New Roman"/>
          <w:lang w:val="en-US"/>
        </w:rPr>
      </w:pPr>
      <w:r>
        <w:rPr>
          <w:rFonts w:ascii="Times New Roman" w:hAnsi="Times New Roman" w:cs="Times New Roman"/>
          <w:lang w:val="en-GB"/>
        </w:rPr>
        <w:t xml:space="preserve">In preparation for cycle 2 </w:t>
      </w:r>
      <w:commentRangeStart w:id="70"/>
      <w:commentRangeEnd w:id="70"/>
      <w:r w:rsidR="007125CA">
        <w:rPr>
          <w:rStyle w:val="CommentReference"/>
        </w:rPr>
        <w:commentReference w:id="70"/>
      </w:r>
      <w:r w:rsidR="00DC7A82">
        <w:rPr>
          <w:rFonts w:ascii="Times New Roman" w:hAnsi="Times New Roman" w:cs="Times New Roman"/>
          <w:lang w:val="en-US"/>
        </w:rPr>
        <w:t xml:space="preserve">we narrowed </w:t>
      </w:r>
      <w:r>
        <w:rPr>
          <w:rFonts w:ascii="Times New Roman" w:hAnsi="Times New Roman" w:cs="Times New Roman"/>
          <w:lang w:val="en-US"/>
        </w:rPr>
        <w:t xml:space="preserve">variables describing fishing operations </w:t>
      </w:r>
      <w:r w:rsidR="00553104">
        <w:rPr>
          <w:rFonts w:ascii="Times New Roman" w:hAnsi="Times New Roman" w:cs="Times New Roman"/>
          <w:lang w:val="en-US"/>
        </w:rPr>
        <w:t>(Table 3)</w:t>
      </w:r>
      <w:r>
        <w:rPr>
          <w:rFonts w:ascii="Times New Roman" w:hAnsi="Times New Roman" w:cs="Times New Roman"/>
          <w:lang w:val="en-US"/>
        </w:rPr>
        <w:t xml:space="preserve"> and we expanded the list of variables to describe economic, individual and societal values</w:t>
      </w:r>
      <w:r w:rsidR="003F5080">
        <w:rPr>
          <w:rFonts w:ascii="Times New Roman" w:hAnsi="Times New Roman" w:cs="Times New Roman"/>
          <w:lang w:val="en-US"/>
        </w:rPr>
        <w:t xml:space="preserve">. </w:t>
      </w:r>
      <w:r>
        <w:rPr>
          <w:rFonts w:ascii="Times New Roman" w:hAnsi="Times New Roman" w:cs="Times New Roman"/>
          <w:lang w:val="en-US"/>
        </w:rPr>
        <w:t xml:space="preserve">The </w:t>
      </w:r>
      <w:r w:rsidR="00987005">
        <w:rPr>
          <w:rFonts w:ascii="Times New Roman" w:hAnsi="Times New Roman" w:cs="Times New Roman"/>
          <w:lang w:val="en-US"/>
        </w:rPr>
        <w:t xml:space="preserve">interviews </w:t>
      </w:r>
      <w:r>
        <w:rPr>
          <w:rFonts w:ascii="Times New Roman" w:hAnsi="Times New Roman" w:cs="Times New Roman"/>
          <w:lang w:val="en-US"/>
        </w:rPr>
        <w:t>conducted in cycle 2 had a</w:t>
      </w:r>
      <w:r w:rsidR="00987005">
        <w:rPr>
          <w:rFonts w:ascii="Times New Roman" w:hAnsi="Times New Roman" w:cs="Times New Roman"/>
          <w:lang w:val="en-US"/>
        </w:rPr>
        <w:t xml:space="preserve"> duration of 1.15 ± 0.1 hours. </w:t>
      </w:r>
      <w:r w:rsidR="00EF4071">
        <w:rPr>
          <w:rFonts w:ascii="Times New Roman" w:hAnsi="Times New Roman" w:cs="Times New Roman"/>
          <w:lang w:val="en-US"/>
        </w:rPr>
        <w:t xml:space="preserve">The full interview text and the details of the procedure implemented to obtain interpretation are provided in Appendix A. </w:t>
      </w:r>
      <w:r w:rsidR="00B015FC">
        <w:rPr>
          <w:rFonts w:ascii="Times New Roman" w:hAnsi="Times New Roman" w:cs="Times New Roman"/>
          <w:lang w:val="en-US"/>
        </w:rPr>
        <w:t xml:space="preserve">The questionnaires generated a total of 535 responses. A total of 267 answers provided </w:t>
      </w:r>
      <w:r w:rsidR="00987005">
        <w:rPr>
          <w:rFonts w:ascii="Times New Roman" w:hAnsi="Times New Roman" w:cs="Times New Roman"/>
          <w:lang w:val="en-US"/>
        </w:rPr>
        <w:t xml:space="preserve">clear </w:t>
      </w:r>
      <w:r w:rsidR="00B015FC">
        <w:rPr>
          <w:rFonts w:ascii="Times New Roman" w:hAnsi="Times New Roman" w:cs="Times New Roman"/>
          <w:lang w:val="en-US"/>
        </w:rPr>
        <w:lastRenderedPageBreak/>
        <w:t xml:space="preserve">quantitative scoring; further </w:t>
      </w:r>
      <w:r w:rsidR="00987005">
        <w:rPr>
          <w:rFonts w:ascii="Times New Roman" w:hAnsi="Times New Roman" w:cs="Times New Roman"/>
          <w:lang w:val="en-US"/>
        </w:rPr>
        <w:t xml:space="preserve">105 answers indicated clear information but no quantitative score and required interpretation. A total of </w:t>
      </w:r>
      <w:r w:rsidR="00B015FC">
        <w:rPr>
          <w:rFonts w:ascii="Times New Roman" w:hAnsi="Times New Roman" w:cs="Times New Roman"/>
          <w:lang w:val="en-US"/>
        </w:rPr>
        <w:t>158</w:t>
      </w:r>
      <w:r w:rsidR="00987005">
        <w:rPr>
          <w:rFonts w:ascii="Times New Roman" w:hAnsi="Times New Roman" w:cs="Times New Roman"/>
          <w:lang w:val="en-US"/>
        </w:rPr>
        <w:t xml:space="preserve"> answers</w:t>
      </w:r>
      <w:r w:rsidR="00B015FC">
        <w:rPr>
          <w:rFonts w:ascii="Times New Roman" w:hAnsi="Times New Roman" w:cs="Times New Roman"/>
          <w:lang w:val="en-US"/>
        </w:rPr>
        <w:t xml:space="preserve"> indicated that the combination of extreme events and questions was not relevant</w:t>
      </w:r>
      <w:r w:rsidR="00987005">
        <w:rPr>
          <w:rFonts w:ascii="Times New Roman" w:hAnsi="Times New Roman" w:cs="Times New Roman"/>
          <w:lang w:val="en-US"/>
        </w:rPr>
        <w:t xml:space="preserve"> (123)</w:t>
      </w:r>
      <w:r w:rsidR="00B015FC">
        <w:rPr>
          <w:rFonts w:ascii="Times New Roman" w:hAnsi="Times New Roman" w:cs="Times New Roman"/>
          <w:lang w:val="en-US"/>
        </w:rPr>
        <w:t xml:space="preserve"> or that they did not have enough information to answer</w:t>
      </w:r>
      <w:r w:rsidR="00987005">
        <w:rPr>
          <w:rFonts w:ascii="Times New Roman" w:hAnsi="Times New Roman" w:cs="Times New Roman"/>
          <w:lang w:val="en-US"/>
        </w:rPr>
        <w:t xml:space="preserve"> (35)</w:t>
      </w:r>
      <w:r w:rsidR="00B015FC">
        <w:rPr>
          <w:rFonts w:ascii="Times New Roman" w:hAnsi="Times New Roman" w:cs="Times New Roman"/>
          <w:lang w:val="en-US"/>
        </w:rPr>
        <w:t>. Only 5 answers were considered</w:t>
      </w:r>
      <w:r w:rsidR="00987005">
        <w:rPr>
          <w:rFonts w:ascii="Times New Roman" w:hAnsi="Times New Roman" w:cs="Times New Roman"/>
          <w:lang w:val="en-US"/>
        </w:rPr>
        <w:t xml:space="preserve"> not coherent with the question</w:t>
      </w:r>
      <w:r w:rsidR="001B3661">
        <w:rPr>
          <w:rFonts w:ascii="Times New Roman" w:hAnsi="Times New Roman" w:cs="Times New Roman"/>
          <w:lang w:val="en-US"/>
        </w:rPr>
        <w:t xml:space="preserve"> (e.g.: Supplementary Table </w:t>
      </w:r>
      <w:r w:rsidR="001753FD">
        <w:rPr>
          <w:rFonts w:ascii="Times New Roman" w:hAnsi="Times New Roman" w:cs="Times New Roman"/>
          <w:lang w:val="en-US"/>
        </w:rPr>
        <w:t>A</w:t>
      </w:r>
      <w:r w:rsidR="001B3661">
        <w:rPr>
          <w:rFonts w:ascii="Times New Roman" w:hAnsi="Times New Roman" w:cs="Times New Roman"/>
          <w:lang w:val="en-US"/>
        </w:rPr>
        <w:t>.165)</w:t>
      </w:r>
      <w:r w:rsidR="00987005">
        <w:rPr>
          <w:rFonts w:ascii="Times New Roman" w:hAnsi="Times New Roman" w:cs="Times New Roman"/>
          <w:lang w:val="en-US"/>
        </w:rPr>
        <w:t>, and these were excluded from the analysis</w:t>
      </w:r>
      <w:r w:rsidR="00B015FC">
        <w:rPr>
          <w:rFonts w:ascii="Times New Roman" w:hAnsi="Times New Roman" w:cs="Times New Roman"/>
          <w:lang w:val="en-US"/>
        </w:rPr>
        <w:t xml:space="preserve">. </w:t>
      </w:r>
    </w:p>
    <w:p w14:paraId="62B058DF" w14:textId="7679FF55" w:rsidR="00EF63F6" w:rsidRDefault="00466EF1" w:rsidP="000D2051">
      <w:pPr>
        <w:spacing w:after="0" w:line="276" w:lineRule="auto"/>
        <w:jc w:val="both"/>
        <w:rPr>
          <w:rFonts w:ascii="Times New Roman" w:hAnsi="Times New Roman" w:cs="Times New Roman"/>
          <w:lang w:val="en-US"/>
        </w:rPr>
      </w:pPr>
      <w:r>
        <w:rPr>
          <w:rFonts w:ascii="Times New Roman" w:hAnsi="Times New Roman" w:cs="Times New Roman"/>
          <w:lang w:val="en-US"/>
        </w:rPr>
        <w:t>In several circumstances interviewees elaborated answers beyond the original question</w:t>
      </w:r>
      <w:r w:rsidR="00EF63F6">
        <w:rPr>
          <w:rFonts w:ascii="Times New Roman" w:hAnsi="Times New Roman" w:cs="Times New Roman"/>
          <w:lang w:val="en-US"/>
        </w:rPr>
        <w:t xml:space="preserve">. In cycle 3 the list of variables and causal connections was further refined </w:t>
      </w:r>
      <w:del w:id="71" w:author="Enrico Nicola Armelloni" w:date="2025-12-12T15:01:00Z" w16du:dateUtc="2025-12-12T14:01:00Z">
        <w:r w:rsidDel="000C4772">
          <w:rPr>
            <w:rFonts w:ascii="Times New Roman" w:hAnsi="Times New Roman" w:cs="Times New Roman"/>
            <w:lang w:val="en-US"/>
          </w:rPr>
          <w:delText xml:space="preserve"> </w:delText>
        </w:r>
      </w:del>
      <w:r w:rsidR="00EF63F6">
        <w:rPr>
          <w:rFonts w:ascii="Times New Roman" w:hAnsi="Times New Roman" w:cs="Times New Roman"/>
          <w:lang w:val="en-US"/>
        </w:rPr>
        <w:t>to accommodate</w:t>
      </w:r>
      <w:r>
        <w:rPr>
          <w:rFonts w:ascii="Times New Roman" w:hAnsi="Times New Roman" w:cs="Times New Roman"/>
          <w:lang w:val="en-US"/>
        </w:rPr>
        <w:t xml:space="preserve"> scores for specific gear (e.g.: Supplementary Table C.165)</w:t>
      </w:r>
      <w:r w:rsidR="00EF63F6">
        <w:rPr>
          <w:rFonts w:ascii="Times New Roman" w:hAnsi="Times New Roman" w:cs="Times New Roman"/>
          <w:lang w:val="en-US"/>
        </w:rPr>
        <w:t xml:space="preserve">, </w:t>
      </w:r>
      <w:r>
        <w:rPr>
          <w:rFonts w:ascii="Times New Roman" w:hAnsi="Times New Roman" w:cs="Times New Roman"/>
          <w:lang w:val="en-US"/>
        </w:rPr>
        <w:t>fish species (e.g.: Supplementary Table C.165)</w:t>
      </w:r>
      <w:r w:rsidR="00EF63F6">
        <w:rPr>
          <w:rFonts w:ascii="Times New Roman" w:hAnsi="Times New Roman" w:cs="Times New Roman"/>
          <w:lang w:val="en-US"/>
        </w:rPr>
        <w:t>, and adaptation strategies</w:t>
      </w:r>
      <w:r>
        <w:rPr>
          <w:rFonts w:ascii="Times New Roman" w:hAnsi="Times New Roman" w:cs="Times New Roman"/>
          <w:lang w:val="en-US"/>
        </w:rPr>
        <w:t>.</w:t>
      </w:r>
      <w:r w:rsidRPr="00466EF1">
        <w:rPr>
          <w:rFonts w:ascii="Times New Roman" w:hAnsi="Times New Roman" w:cs="Times New Roman"/>
          <w:lang w:val="en-US"/>
        </w:rPr>
        <w:t xml:space="preserve"> </w:t>
      </w:r>
      <w:r>
        <w:rPr>
          <w:rFonts w:ascii="Times New Roman" w:hAnsi="Times New Roman" w:cs="Times New Roman"/>
          <w:lang w:val="en-US"/>
        </w:rPr>
        <w:t xml:space="preserve">Finally, after verifying that fishers rarely mention interactions between extreme weather events, all the extreme weather events were coded as independent and mutually exclusive levels of a single node. </w:t>
      </w:r>
    </w:p>
    <w:p w14:paraId="089B1677" w14:textId="77777777" w:rsidR="00A53A41" w:rsidRDefault="00A53A41" w:rsidP="000D2051">
      <w:pPr>
        <w:spacing w:after="0" w:line="276" w:lineRule="auto"/>
        <w:jc w:val="both"/>
        <w:rPr>
          <w:rFonts w:ascii="Times New Roman" w:hAnsi="Times New Roman" w:cs="Times New Roman"/>
          <w:lang w:val="en-US"/>
        </w:rPr>
      </w:pPr>
    </w:p>
    <w:p w14:paraId="774E4C60" w14:textId="6C4630E7" w:rsidR="00A53A41" w:rsidRPr="00A53A41" w:rsidRDefault="00A53A41" w:rsidP="00A53A41">
      <w:pPr>
        <w:pStyle w:val="Caption"/>
        <w:jc w:val="both"/>
        <w:rPr>
          <w:rFonts w:ascii="Times New Roman" w:hAnsi="Times New Roman" w:cs="Times New Roman"/>
          <w:i w:val="0"/>
          <w:iCs w:val="0"/>
          <w:color w:val="000000" w:themeColor="text1"/>
          <w:sz w:val="22"/>
          <w:szCs w:val="22"/>
          <w:lang w:val="en-GB"/>
        </w:rPr>
      </w:pPr>
      <w:r w:rsidRPr="00A53A41">
        <w:rPr>
          <w:rFonts w:ascii="Times New Roman" w:hAnsi="Times New Roman" w:cs="Times New Roman"/>
          <w:b/>
          <w:bCs/>
          <w:i w:val="0"/>
          <w:iCs w:val="0"/>
          <w:color w:val="000000" w:themeColor="text1"/>
          <w:sz w:val="22"/>
          <w:szCs w:val="22"/>
          <w:lang w:val="en-GB"/>
        </w:rPr>
        <w:t xml:space="preserve">Figure </w:t>
      </w:r>
      <w:r w:rsidRPr="00A53A41">
        <w:rPr>
          <w:rFonts w:ascii="Times New Roman" w:hAnsi="Times New Roman" w:cs="Times New Roman"/>
          <w:b/>
          <w:bCs/>
          <w:i w:val="0"/>
          <w:iCs w:val="0"/>
          <w:color w:val="000000" w:themeColor="text1"/>
          <w:sz w:val="22"/>
          <w:szCs w:val="22"/>
          <w:lang w:val="en-GB"/>
        </w:rPr>
        <w:fldChar w:fldCharType="begin"/>
      </w:r>
      <w:r w:rsidRPr="00A53A41">
        <w:rPr>
          <w:rFonts w:ascii="Times New Roman" w:hAnsi="Times New Roman" w:cs="Times New Roman"/>
          <w:b/>
          <w:bCs/>
          <w:i w:val="0"/>
          <w:iCs w:val="0"/>
          <w:color w:val="000000" w:themeColor="text1"/>
          <w:sz w:val="22"/>
          <w:szCs w:val="22"/>
          <w:lang w:val="en-GB"/>
        </w:rPr>
        <w:instrText xml:space="preserve"> SEQ Figure \* ARABIC </w:instrText>
      </w:r>
      <w:r w:rsidRPr="00A53A41">
        <w:rPr>
          <w:rFonts w:ascii="Times New Roman" w:hAnsi="Times New Roman" w:cs="Times New Roman"/>
          <w:b/>
          <w:bCs/>
          <w:i w:val="0"/>
          <w:iCs w:val="0"/>
          <w:color w:val="000000" w:themeColor="text1"/>
          <w:sz w:val="22"/>
          <w:szCs w:val="22"/>
          <w:lang w:val="en-GB"/>
        </w:rPr>
        <w:fldChar w:fldCharType="separate"/>
      </w:r>
      <w:r w:rsidRPr="00A53A41">
        <w:rPr>
          <w:rFonts w:ascii="Times New Roman" w:hAnsi="Times New Roman" w:cs="Times New Roman"/>
          <w:b/>
          <w:bCs/>
          <w:i w:val="0"/>
          <w:iCs w:val="0"/>
          <w:color w:val="000000" w:themeColor="text1"/>
          <w:sz w:val="22"/>
          <w:szCs w:val="22"/>
          <w:lang w:val="en-GB"/>
        </w:rPr>
        <w:t>1</w:t>
      </w:r>
      <w:r w:rsidRPr="00A53A41">
        <w:rPr>
          <w:rFonts w:ascii="Times New Roman" w:hAnsi="Times New Roman" w:cs="Times New Roman"/>
          <w:b/>
          <w:bCs/>
          <w:i w:val="0"/>
          <w:iCs w:val="0"/>
          <w:color w:val="000000" w:themeColor="text1"/>
          <w:sz w:val="22"/>
          <w:szCs w:val="22"/>
          <w:lang w:val="en-GB"/>
        </w:rPr>
        <w:fldChar w:fldCharType="end"/>
      </w:r>
      <w:r w:rsidRPr="00A53A41">
        <w:rPr>
          <w:rFonts w:ascii="Times New Roman" w:hAnsi="Times New Roman" w:cs="Times New Roman"/>
          <w:b/>
          <w:bCs/>
          <w:i w:val="0"/>
          <w:iCs w:val="0"/>
          <w:color w:val="000000" w:themeColor="text1"/>
          <w:sz w:val="22"/>
          <w:szCs w:val="22"/>
          <w:lang w:val="en-GB"/>
        </w:rPr>
        <w:t>:</w:t>
      </w:r>
      <w:r w:rsidRPr="00A53A41">
        <w:rPr>
          <w:rFonts w:ascii="Times New Roman" w:hAnsi="Times New Roman" w:cs="Times New Roman"/>
          <w:i w:val="0"/>
          <w:iCs w:val="0"/>
          <w:color w:val="000000" w:themeColor="text1"/>
          <w:sz w:val="22"/>
          <w:szCs w:val="22"/>
          <w:lang w:val="en-GB"/>
        </w:rPr>
        <w:t xml:space="preserve"> conceptual representation of the workflow used to turn stakeholder perspective into a Bayesian Risk Analysis. The workflow is divided into cycles, each associated to a list of variables and causal connections (squares). In each cycle the list of variables is revised by a team of scientists (circles) and/or enriched with expert elicitation (diamonds). The bullet point describes the main decision taken at each cycle.</w:t>
      </w:r>
    </w:p>
    <w:p w14:paraId="262FD96C" w14:textId="77777777" w:rsidR="00A53A41" w:rsidRPr="00A53A41" w:rsidRDefault="00A53A41" w:rsidP="000D2051">
      <w:pPr>
        <w:spacing w:after="0" w:line="276" w:lineRule="auto"/>
        <w:jc w:val="both"/>
        <w:rPr>
          <w:rFonts w:ascii="Times New Roman" w:hAnsi="Times New Roman" w:cs="Times New Roman"/>
          <w:lang w:val="en-GB"/>
        </w:rPr>
      </w:pPr>
    </w:p>
    <w:p w14:paraId="2CB8F6E3" w14:textId="77777777" w:rsidR="00466EF1" w:rsidRDefault="00466EF1" w:rsidP="00987005">
      <w:pPr>
        <w:spacing w:after="0" w:line="276" w:lineRule="auto"/>
        <w:jc w:val="both"/>
        <w:rPr>
          <w:rFonts w:ascii="Times New Roman" w:hAnsi="Times New Roman" w:cs="Times New Roman"/>
          <w:lang w:val="en-US"/>
        </w:rPr>
      </w:pPr>
    </w:p>
    <w:p w14:paraId="68A4016A" w14:textId="55B029CB" w:rsidR="00CC11D8" w:rsidRDefault="00EF4071" w:rsidP="000D2051">
      <w:pPr>
        <w:spacing w:after="0" w:line="276" w:lineRule="auto"/>
        <w:jc w:val="both"/>
        <w:rPr>
          <w:rFonts w:ascii="Times New Roman" w:hAnsi="Times New Roman" w:cs="Times New Roman"/>
          <w:lang w:val="en-US"/>
        </w:rPr>
      </w:pPr>
      <w:r>
        <w:rPr>
          <w:rFonts w:ascii="Times New Roman" w:hAnsi="Times New Roman" w:cs="Times New Roman"/>
          <w:lang w:val="en-US"/>
        </w:rPr>
        <w:t>T</w:t>
      </w:r>
      <w:r w:rsidRPr="008F3A8D">
        <w:rPr>
          <w:rFonts w:ascii="Times New Roman" w:hAnsi="Times New Roman" w:cs="Times New Roman"/>
          <w:lang w:val="en-US"/>
        </w:rPr>
        <w:t xml:space="preserve">he </w:t>
      </w:r>
      <w:r>
        <w:rPr>
          <w:rFonts w:ascii="Times New Roman" w:hAnsi="Times New Roman" w:cs="Times New Roman"/>
          <w:lang w:val="en-US"/>
        </w:rPr>
        <w:t>final</w:t>
      </w:r>
      <w:r w:rsidRPr="008F3A8D">
        <w:rPr>
          <w:rFonts w:ascii="Times New Roman" w:hAnsi="Times New Roman" w:cs="Times New Roman"/>
          <w:lang w:val="en-US"/>
        </w:rPr>
        <w:t xml:space="preserve"> BN consisted of 3</w:t>
      </w:r>
      <w:r>
        <w:rPr>
          <w:rFonts w:ascii="Times New Roman" w:hAnsi="Times New Roman" w:cs="Times New Roman"/>
          <w:lang w:val="en-US"/>
        </w:rPr>
        <w:t>9</w:t>
      </w:r>
      <w:r w:rsidRPr="008F3A8D">
        <w:rPr>
          <w:rFonts w:ascii="Times New Roman" w:hAnsi="Times New Roman" w:cs="Times New Roman"/>
          <w:lang w:val="en-US"/>
        </w:rPr>
        <w:t xml:space="preserve"> nodes (</w:t>
      </w:r>
      <w:r>
        <w:rPr>
          <w:rFonts w:ascii="Times New Roman" w:hAnsi="Times New Roman" w:cs="Times New Roman"/>
          <w:lang w:val="en-US"/>
        </w:rPr>
        <w:t xml:space="preserve">Table </w:t>
      </w:r>
      <w:r w:rsidR="00553104">
        <w:rPr>
          <w:rFonts w:ascii="Times New Roman" w:hAnsi="Times New Roman" w:cs="Times New Roman"/>
          <w:lang w:val="en-US"/>
        </w:rPr>
        <w:t>3</w:t>
      </w:r>
      <w:r w:rsidRPr="008F3A8D">
        <w:rPr>
          <w:rFonts w:ascii="Times New Roman" w:hAnsi="Times New Roman" w:cs="Times New Roman"/>
          <w:lang w:val="en-US"/>
        </w:rPr>
        <w:t>)</w:t>
      </w:r>
      <w:r>
        <w:rPr>
          <w:rFonts w:ascii="Times New Roman" w:hAnsi="Times New Roman" w:cs="Times New Roman"/>
          <w:lang w:val="en-US"/>
        </w:rPr>
        <w:t>,</w:t>
      </w:r>
      <w:r w:rsidRPr="008F3A8D">
        <w:rPr>
          <w:rFonts w:ascii="Times New Roman" w:hAnsi="Times New Roman" w:cs="Times New Roman"/>
          <w:lang w:val="en-US"/>
        </w:rPr>
        <w:t xml:space="preserve"> </w:t>
      </w:r>
      <w:r>
        <w:rPr>
          <w:rFonts w:ascii="Times New Roman" w:hAnsi="Times New Roman" w:cs="Times New Roman"/>
          <w:lang w:val="en-US"/>
        </w:rPr>
        <w:t>79</w:t>
      </w:r>
      <w:r w:rsidRPr="008F3A8D">
        <w:rPr>
          <w:rFonts w:ascii="Times New Roman" w:hAnsi="Times New Roman" w:cs="Times New Roman"/>
          <w:lang w:val="en-US"/>
        </w:rPr>
        <w:t xml:space="preserve"> links (statistical dependencies),</w:t>
      </w:r>
      <w:r>
        <w:rPr>
          <w:rFonts w:ascii="Times New Roman" w:hAnsi="Times New Roman" w:cs="Times New Roman"/>
          <w:lang w:val="en-US"/>
        </w:rPr>
        <w:t xml:space="preserve"> 8232</w:t>
      </w:r>
      <w:r w:rsidRPr="008F3A8D">
        <w:rPr>
          <w:rFonts w:ascii="Times New Roman" w:hAnsi="Times New Roman" w:cs="Times New Roman"/>
          <w:lang w:val="en-US"/>
        </w:rPr>
        <w:t xml:space="preserve"> conditional probabilities</w:t>
      </w:r>
      <w:r>
        <w:rPr>
          <w:rFonts w:ascii="Times New Roman" w:hAnsi="Times New Roman" w:cs="Times New Roman"/>
          <w:lang w:val="en-US"/>
        </w:rPr>
        <w:t xml:space="preserve"> and an average Markov blanket size of 5.8</w:t>
      </w:r>
      <w:r w:rsidRPr="008F3A8D">
        <w:rPr>
          <w:rFonts w:ascii="Times New Roman" w:hAnsi="Times New Roman" w:cs="Times New Roman"/>
          <w:lang w:val="en-US"/>
        </w:rPr>
        <w:t xml:space="preserve">. </w:t>
      </w:r>
      <w:r w:rsidR="008F3A8D" w:rsidRPr="008F3A8D">
        <w:rPr>
          <w:rFonts w:ascii="Times New Roman" w:hAnsi="Times New Roman" w:cs="Times New Roman"/>
          <w:lang w:val="en-US"/>
        </w:rPr>
        <w:t>Fig</w:t>
      </w:r>
      <w:r w:rsidR="000D2051">
        <w:rPr>
          <w:rFonts w:ascii="Times New Roman" w:hAnsi="Times New Roman" w:cs="Times New Roman"/>
          <w:lang w:val="en-US"/>
        </w:rPr>
        <w:t>ure</w:t>
      </w:r>
      <w:r w:rsidR="008F3A8D" w:rsidRPr="008F3A8D">
        <w:rPr>
          <w:rFonts w:ascii="Times New Roman" w:hAnsi="Times New Roman" w:cs="Times New Roman"/>
          <w:lang w:val="en-US"/>
        </w:rPr>
        <w:t xml:space="preserve"> </w:t>
      </w:r>
      <w:r w:rsidR="00EF63F6">
        <w:rPr>
          <w:rFonts w:ascii="Times New Roman" w:hAnsi="Times New Roman" w:cs="Times New Roman"/>
          <w:lang w:val="en-US"/>
        </w:rPr>
        <w:t>2</w:t>
      </w:r>
      <w:r w:rsidR="008F3A8D" w:rsidRPr="008F3A8D">
        <w:rPr>
          <w:rFonts w:ascii="Times New Roman" w:hAnsi="Times New Roman" w:cs="Times New Roman"/>
          <w:lang w:val="en-US"/>
        </w:rPr>
        <w:t xml:space="preserve"> displays the posterior distributions, </w:t>
      </w:r>
      <w:r w:rsidR="000D2051">
        <w:rPr>
          <w:rFonts w:ascii="Times New Roman" w:hAnsi="Times New Roman" w:cs="Times New Roman"/>
          <w:lang w:val="en-US"/>
        </w:rPr>
        <w:t>where</w:t>
      </w:r>
      <w:r w:rsidR="00CC11D8" w:rsidRPr="00CC11D8">
        <w:rPr>
          <w:rFonts w:ascii="Times New Roman" w:hAnsi="Times New Roman" w:cs="Times New Roman"/>
          <w:lang w:val="en-US"/>
        </w:rPr>
        <w:t xml:space="preserve"> the beliefs (posterior distributions) of the </w:t>
      </w:r>
      <w:r w:rsidR="000D2051">
        <w:rPr>
          <w:rFonts w:ascii="Times New Roman" w:hAnsi="Times New Roman" w:cs="Times New Roman"/>
          <w:lang w:val="en-US"/>
        </w:rPr>
        <w:t>decision</w:t>
      </w:r>
      <w:r w:rsidR="00CC11D8" w:rsidRPr="00CC11D8">
        <w:rPr>
          <w:rFonts w:ascii="Times New Roman" w:hAnsi="Times New Roman" w:cs="Times New Roman"/>
          <w:lang w:val="en-US"/>
        </w:rPr>
        <w:t xml:space="preserve"> node</w:t>
      </w:r>
      <w:r w:rsidR="000D2051">
        <w:rPr>
          <w:rFonts w:ascii="Times New Roman" w:hAnsi="Times New Roman" w:cs="Times New Roman"/>
          <w:lang w:val="en-US"/>
        </w:rPr>
        <w:t>s fishing style and extreme event</w:t>
      </w:r>
      <w:r w:rsidR="00CC11D8" w:rsidRPr="00CC11D8">
        <w:rPr>
          <w:rFonts w:ascii="Times New Roman" w:hAnsi="Times New Roman" w:cs="Times New Roman"/>
          <w:lang w:val="en-US"/>
        </w:rPr>
        <w:t xml:space="preserve"> </w:t>
      </w:r>
      <w:r>
        <w:rPr>
          <w:rFonts w:ascii="Times New Roman" w:hAnsi="Times New Roman" w:cs="Times New Roman"/>
          <w:lang w:val="en-US"/>
        </w:rPr>
        <w:t>are</w:t>
      </w:r>
      <w:r w:rsidR="00CC11D8" w:rsidRPr="00CC11D8">
        <w:rPr>
          <w:rFonts w:ascii="Times New Roman" w:hAnsi="Times New Roman" w:cs="Times New Roman"/>
          <w:lang w:val="en-US"/>
        </w:rPr>
        <w:t xml:space="preserve"> evenly distributed across all states</w:t>
      </w:r>
      <w:r w:rsidR="000D2051">
        <w:rPr>
          <w:rFonts w:ascii="Times New Roman" w:hAnsi="Times New Roman" w:cs="Times New Roman"/>
          <w:lang w:val="en-US"/>
        </w:rPr>
        <w:t xml:space="preserve">, while the decision nodes </w:t>
      </w:r>
      <w:proofErr w:type="gramStart"/>
      <w:r w:rsidR="000D2051">
        <w:rPr>
          <w:rFonts w:ascii="Times New Roman" w:hAnsi="Times New Roman" w:cs="Times New Roman"/>
          <w:lang w:val="en-US"/>
        </w:rPr>
        <w:t>stock status</w:t>
      </w:r>
      <w:proofErr w:type="gramEnd"/>
      <w:r w:rsidR="000D2051">
        <w:rPr>
          <w:rFonts w:ascii="Times New Roman" w:hAnsi="Times New Roman" w:cs="Times New Roman"/>
          <w:lang w:val="en-US"/>
        </w:rPr>
        <w:t xml:space="preserve"> and management are set</w:t>
      </w:r>
      <w:r>
        <w:rPr>
          <w:rFonts w:ascii="Times New Roman" w:hAnsi="Times New Roman" w:cs="Times New Roman"/>
          <w:lang w:val="en-US"/>
        </w:rPr>
        <w:t xml:space="preserve"> with 100% probabilities</w:t>
      </w:r>
      <w:r w:rsidR="000D2051">
        <w:rPr>
          <w:rFonts w:ascii="Times New Roman" w:hAnsi="Times New Roman" w:cs="Times New Roman"/>
          <w:lang w:val="en-US"/>
        </w:rPr>
        <w:t xml:space="preserve"> to status quo conditions. This baseline configuration accounts for relevant combinations of events and fishing style with 89% probabilities. Individual and societal importance nodes have large </w:t>
      </w:r>
      <w:r w:rsidR="005254BC">
        <w:rPr>
          <w:rFonts w:ascii="Times New Roman" w:hAnsi="Times New Roman" w:cs="Times New Roman"/>
          <w:lang w:val="en-US"/>
        </w:rPr>
        <w:t>probability</w:t>
      </w:r>
      <w:r w:rsidR="000D2051">
        <w:rPr>
          <w:rFonts w:ascii="Times New Roman" w:hAnsi="Times New Roman" w:cs="Times New Roman"/>
          <w:lang w:val="en-US"/>
        </w:rPr>
        <w:t xml:space="preserve"> </w:t>
      </w:r>
      <w:r>
        <w:rPr>
          <w:rFonts w:ascii="Times New Roman" w:hAnsi="Times New Roman" w:cs="Times New Roman"/>
          <w:lang w:val="en-US"/>
        </w:rPr>
        <w:t>of being</w:t>
      </w:r>
      <w:r w:rsidR="000D2051">
        <w:rPr>
          <w:rFonts w:ascii="Times New Roman" w:hAnsi="Times New Roman" w:cs="Times New Roman"/>
          <w:lang w:val="en-US"/>
        </w:rPr>
        <w:t xml:space="preserve"> very important (82% and 70% respectively)</w:t>
      </w:r>
      <w:r>
        <w:rPr>
          <w:rFonts w:ascii="Times New Roman" w:hAnsi="Times New Roman" w:cs="Times New Roman"/>
          <w:lang w:val="en-US"/>
        </w:rPr>
        <w:t>. These results reflect a large agreement across diverse fishing styles upon taking non-existential values into high consideration.</w:t>
      </w:r>
      <w:r w:rsidR="005254BC">
        <w:rPr>
          <w:rFonts w:ascii="Times New Roman" w:hAnsi="Times New Roman" w:cs="Times New Roman"/>
          <w:lang w:val="en-US"/>
        </w:rPr>
        <w:t xml:space="preserve"> E</w:t>
      </w:r>
      <w:r w:rsidR="000D2051">
        <w:rPr>
          <w:rFonts w:ascii="Times New Roman" w:hAnsi="Times New Roman" w:cs="Times New Roman"/>
          <w:lang w:val="en-US"/>
        </w:rPr>
        <w:t>conomic importance is generally low (not important in 55% of cases)</w:t>
      </w:r>
      <w:r w:rsidR="005254BC">
        <w:rPr>
          <w:rFonts w:ascii="Times New Roman" w:hAnsi="Times New Roman" w:cs="Times New Roman"/>
          <w:lang w:val="en-US"/>
        </w:rPr>
        <w:t xml:space="preserve"> due to</w:t>
      </w:r>
      <w:r w:rsidR="000D2051">
        <w:rPr>
          <w:rFonts w:ascii="Times New Roman" w:hAnsi="Times New Roman" w:cs="Times New Roman"/>
          <w:lang w:val="en-US"/>
        </w:rPr>
        <w:t xml:space="preserve"> the participation of </w:t>
      </w:r>
      <w:r w:rsidR="00A82F80">
        <w:rPr>
          <w:rFonts w:ascii="Times New Roman" w:hAnsi="Times New Roman" w:cs="Times New Roman"/>
          <w:lang w:val="en-US"/>
        </w:rPr>
        <w:t>non-professionals</w:t>
      </w:r>
      <w:r w:rsidR="005254BC">
        <w:rPr>
          <w:rFonts w:ascii="Times New Roman" w:hAnsi="Times New Roman" w:cs="Times New Roman"/>
          <w:lang w:val="en-US"/>
        </w:rPr>
        <w:t xml:space="preserve"> and the relatively large adaptive capacity</w:t>
      </w:r>
      <w:r w:rsidR="000D2051">
        <w:rPr>
          <w:rFonts w:ascii="Times New Roman" w:hAnsi="Times New Roman" w:cs="Times New Roman"/>
          <w:lang w:val="en-US"/>
        </w:rPr>
        <w:t>. The higher risks occur in the individual risk node (40%), followed by societal (32%) and economic (9%).</w:t>
      </w:r>
    </w:p>
    <w:p w14:paraId="6E17A43E" w14:textId="77777777" w:rsidR="008F3A8D" w:rsidRDefault="008F3A8D" w:rsidP="00251100">
      <w:pPr>
        <w:spacing w:after="0" w:line="276" w:lineRule="auto"/>
        <w:rPr>
          <w:rFonts w:ascii="Times New Roman" w:hAnsi="Times New Roman" w:cs="Times New Roman"/>
          <w:lang w:val="en-US"/>
        </w:rPr>
      </w:pPr>
    </w:p>
    <w:p w14:paraId="36E0E1E0" w14:textId="77777777" w:rsidR="00A53A41" w:rsidRDefault="00A53A41" w:rsidP="00A53A41">
      <w:pPr>
        <w:pStyle w:val="Caption"/>
        <w:jc w:val="both"/>
        <w:rPr>
          <w:rFonts w:ascii="Times New Roman" w:hAnsi="Times New Roman" w:cs="Times New Roman"/>
          <w:b/>
          <w:bCs/>
          <w:i w:val="0"/>
          <w:iCs w:val="0"/>
          <w:color w:val="000000" w:themeColor="text1"/>
          <w:sz w:val="22"/>
          <w:szCs w:val="22"/>
          <w:lang w:val="en-GB"/>
        </w:rPr>
      </w:pPr>
    </w:p>
    <w:p w14:paraId="15F233D9" w14:textId="6C7746B8" w:rsidR="00A53A41" w:rsidRPr="00A53A41" w:rsidRDefault="00A53A41" w:rsidP="00A53A41">
      <w:pPr>
        <w:pStyle w:val="Caption"/>
        <w:jc w:val="both"/>
        <w:rPr>
          <w:rFonts w:ascii="Times New Roman" w:hAnsi="Times New Roman" w:cs="Times New Roman"/>
          <w:i w:val="0"/>
          <w:iCs w:val="0"/>
          <w:color w:val="000000" w:themeColor="text1"/>
          <w:sz w:val="22"/>
          <w:szCs w:val="22"/>
          <w:lang w:val="en-GB"/>
        </w:rPr>
      </w:pPr>
      <w:r w:rsidRPr="00A53A41">
        <w:rPr>
          <w:rFonts w:ascii="Times New Roman" w:hAnsi="Times New Roman" w:cs="Times New Roman"/>
          <w:b/>
          <w:bCs/>
          <w:i w:val="0"/>
          <w:iCs w:val="0"/>
          <w:color w:val="000000" w:themeColor="text1"/>
          <w:sz w:val="22"/>
          <w:szCs w:val="22"/>
          <w:lang w:val="en-GB"/>
        </w:rPr>
        <w:t xml:space="preserve">Figure </w:t>
      </w:r>
      <w:r w:rsidRPr="00A53A41">
        <w:rPr>
          <w:rFonts w:ascii="Times New Roman" w:hAnsi="Times New Roman" w:cs="Times New Roman"/>
          <w:b/>
          <w:bCs/>
          <w:i w:val="0"/>
          <w:iCs w:val="0"/>
          <w:color w:val="000000" w:themeColor="text1"/>
          <w:sz w:val="22"/>
          <w:szCs w:val="22"/>
          <w:lang w:val="en-GB"/>
        </w:rPr>
        <w:fldChar w:fldCharType="begin"/>
      </w:r>
      <w:r w:rsidRPr="00A53A41">
        <w:rPr>
          <w:rFonts w:ascii="Times New Roman" w:hAnsi="Times New Roman" w:cs="Times New Roman"/>
          <w:b/>
          <w:bCs/>
          <w:i w:val="0"/>
          <w:iCs w:val="0"/>
          <w:color w:val="000000" w:themeColor="text1"/>
          <w:sz w:val="22"/>
          <w:szCs w:val="22"/>
          <w:lang w:val="en-GB"/>
        </w:rPr>
        <w:instrText xml:space="preserve"> SEQ Figure \* ARABIC </w:instrText>
      </w:r>
      <w:r w:rsidRPr="00A53A41">
        <w:rPr>
          <w:rFonts w:ascii="Times New Roman" w:hAnsi="Times New Roman" w:cs="Times New Roman"/>
          <w:b/>
          <w:bCs/>
          <w:i w:val="0"/>
          <w:iCs w:val="0"/>
          <w:color w:val="000000" w:themeColor="text1"/>
          <w:sz w:val="22"/>
          <w:szCs w:val="22"/>
          <w:lang w:val="en-GB"/>
        </w:rPr>
        <w:fldChar w:fldCharType="separate"/>
      </w:r>
      <w:r w:rsidRPr="00A53A41">
        <w:rPr>
          <w:rFonts w:ascii="Times New Roman" w:hAnsi="Times New Roman" w:cs="Times New Roman"/>
          <w:b/>
          <w:bCs/>
          <w:i w:val="0"/>
          <w:iCs w:val="0"/>
          <w:color w:val="000000" w:themeColor="text1"/>
          <w:sz w:val="22"/>
          <w:szCs w:val="22"/>
          <w:lang w:val="en-GB"/>
        </w:rPr>
        <w:t>2</w:t>
      </w:r>
      <w:r w:rsidRPr="00A53A41">
        <w:rPr>
          <w:rFonts w:ascii="Times New Roman" w:hAnsi="Times New Roman" w:cs="Times New Roman"/>
          <w:b/>
          <w:bCs/>
          <w:i w:val="0"/>
          <w:iCs w:val="0"/>
          <w:color w:val="000000" w:themeColor="text1"/>
          <w:sz w:val="22"/>
          <w:szCs w:val="22"/>
          <w:lang w:val="en-GB"/>
        </w:rPr>
        <w:fldChar w:fldCharType="end"/>
      </w:r>
      <w:r w:rsidRPr="00A53A41">
        <w:rPr>
          <w:rFonts w:ascii="Times New Roman" w:hAnsi="Times New Roman" w:cs="Times New Roman"/>
          <w:b/>
          <w:bCs/>
          <w:i w:val="0"/>
          <w:iCs w:val="0"/>
          <w:color w:val="000000" w:themeColor="text1"/>
          <w:sz w:val="22"/>
          <w:szCs w:val="22"/>
          <w:lang w:val="en-GB"/>
        </w:rPr>
        <w:t>.</w:t>
      </w:r>
      <w:r w:rsidRPr="00A53A41">
        <w:rPr>
          <w:rFonts w:ascii="Times New Roman" w:hAnsi="Times New Roman" w:cs="Times New Roman"/>
          <w:i w:val="0"/>
          <w:iCs w:val="0"/>
          <w:color w:val="000000" w:themeColor="text1"/>
          <w:sz w:val="22"/>
          <w:szCs w:val="22"/>
          <w:lang w:val="en-GB"/>
        </w:rPr>
        <w:t xml:space="preserve"> Bayesian Network representing risks to Swedish fisheries posed by marine extreme weathers, at the conclusion of the third cycle of stakeholder dialogues. The probability distribution shown represents the example of how operations of fishing guides are affected by a summer heatwave, given current</w:t>
      </w:r>
      <w:r w:rsidRPr="00A53A41" w:rsidDel="00CC4C8D">
        <w:rPr>
          <w:rFonts w:ascii="Times New Roman" w:hAnsi="Times New Roman" w:cs="Times New Roman"/>
          <w:i w:val="0"/>
          <w:iCs w:val="0"/>
          <w:color w:val="000000" w:themeColor="text1"/>
          <w:sz w:val="22"/>
          <w:szCs w:val="22"/>
          <w:lang w:val="en-GB"/>
        </w:rPr>
        <w:t xml:space="preserve"> </w:t>
      </w:r>
      <w:r w:rsidRPr="00A53A41">
        <w:rPr>
          <w:rFonts w:ascii="Times New Roman" w:hAnsi="Times New Roman" w:cs="Times New Roman"/>
          <w:i w:val="0"/>
          <w:iCs w:val="0"/>
          <w:color w:val="000000" w:themeColor="text1"/>
          <w:sz w:val="22"/>
          <w:szCs w:val="22"/>
          <w:lang w:val="en-GB"/>
        </w:rPr>
        <w:t xml:space="preserve"> fish stock statuses</w:t>
      </w:r>
      <w:commentRangeStart w:id="72"/>
      <w:commentRangeStart w:id="73"/>
      <w:r w:rsidRPr="00A53A41">
        <w:rPr>
          <w:rFonts w:ascii="Times New Roman" w:hAnsi="Times New Roman" w:cs="Times New Roman"/>
          <w:i w:val="0"/>
          <w:iCs w:val="0"/>
          <w:color w:val="000000" w:themeColor="text1"/>
          <w:sz w:val="22"/>
          <w:szCs w:val="22"/>
          <w:lang w:val="en-GB"/>
        </w:rPr>
        <w:t>.</w:t>
      </w:r>
      <w:commentRangeEnd w:id="72"/>
      <w:r w:rsidRPr="00A53A41">
        <w:rPr>
          <w:rFonts w:ascii="Times New Roman" w:hAnsi="Times New Roman" w:cs="Times New Roman"/>
          <w:sz w:val="22"/>
          <w:szCs w:val="22"/>
          <w:lang w:val="en-GB"/>
        </w:rPr>
        <w:commentReference w:id="72"/>
      </w:r>
      <w:commentRangeEnd w:id="73"/>
      <w:r w:rsidRPr="00A53A41">
        <w:rPr>
          <w:rFonts w:ascii="Times New Roman" w:hAnsi="Times New Roman" w:cs="Times New Roman"/>
          <w:color w:val="000000" w:themeColor="text1"/>
          <w:sz w:val="22"/>
          <w:szCs w:val="22"/>
          <w:lang w:val="en-GB"/>
        </w:rPr>
        <w:commentReference w:id="73"/>
      </w:r>
    </w:p>
    <w:p w14:paraId="6EA4EDBF" w14:textId="77777777" w:rsidR="00EA2EE6" w:rsidRPr="00A53A41" w:rsidRDefault="00EA2EE6" w:rsidP="00621861">
      <w:pPr>
        <w:spacing w:after="0" w:line="276" w:lineRule="auto"/>
        <w:rPr>
          <w:rFonts w:ascii="Times New Roman" w:hAnsi="Times New Roman" w:cs="Times New Roman"/>
          <w:b/>
          <w:bCs/>
          <w:sz w:val="28"/>
          <w:szCs w:val="28"/>
          <w:u w:val="single"/>
          <w:lang w:val="en-GB"/>
        </w:rPr>
      </w:pPr>
    </w:p>
    <w:p w14:paraId="48268DD8" w14:textId="5A7F9C06" w:rsidR="00621861" w:rsidRPr="00BA3479" w:rsidRDefault="00621861" w:rsidP="00621861">
      <w:pPr>
        <w:spacing w:after="0" w:line="276" w:lineRule="auto"/>
        <w:rPr>
          <w:rFonts w:ascii="Times New Roman" w:hAnsi="Times New Roman" w:cs="Times New Roman"/>
          <w:sz w:val="28"/>
          <w:szCs w:val="28"/>
          <w:lang w:val="en-US"/>
        </w:rPr>
      </w:pPr>
      <w:commentRangeStart w:id="74"/>
      <w:commentRangeStart w:id="75"/>
      <w:commentRangeStart w:id="76"/>
      <w:r>
        <w:rPr>
          <w:rFonts w:ascii="Times New Roman" w:hAnsi="Times New Roman" w:cs="Times New Roman"/>
          <w:sz w:val="28"/>
          <w:szCs w:val="28"/>
          <w:lang w:val="en-US"/>
        </w:rPr>
        <w:t>4</w:t>
      </w:r>
      <w:r w:rsidRPr="00BA3479">
        <w:rPr>
          <w:rFonts w:ascii="Times New Roman" w:hAnsi="Times New Roman" w:cs="Times New Roman"/>
          <w:sz w:val="28"/>
          <w:szCs w:val="28"/>
          <w:lang w:val="en-US"/>
        </w:rPr>
        <w:t>.3 Scenario Testing</w:t>
      </w:r>
      <w:commentRangeEnd w:id="74"/>
      <w:r w:rsidR="004B08D1">
        <w:rPr>
          <w:rStyle w:val="CommentReference"/>
        </w:rPr>
        <w:commentReference w:id="74"/>
      </w:r>
      <w:commentRangeEnd w:id="75"/>
      <w:r w:rsidR="008942E6">
        <w:rPr>
          <w:rStyle w:val="CommentReference"/>
        </w:rPr>
        <w:commentReference w:id="75"/>
      </w:r>
      <w:commentRangeEnd w:id="76"/>
      <w:r w:rsidR="00EA75DA">
        <w:rPr>
          <w:rStyle w:val="CommentReference"/>
        </w:rPr>
        <w:commentReference w:id="76"/>
      </w:r>
    </w:p>
    <w:p w14:paraId="225A2AB4" w14:textId="77777777" w:rsidR="00BE30B9" w:rsidRDefault="00BE30B9" w:rsidP="00DA2F21">
      <w:pPr>
        <w:spacing w:after="0" w:line="276" w:lineRule="auto"/>
        <w:rPr>
          <w:rFonts w:ascii="Times New Roman" w:hAnsi="Times New Roman" w:cs="Times New Roman"/>
          <w:lang w:val="en-GB"/>
        </w:rPr>
      </w:pPr>
    </w:p>
    <w:p w14:paraId="2CBF55D3" w14:textId="7145BBE3" w:rsidR="00ED5173" w:rsidRPr="001D5822" w:rsidRDefault="00EE0826" w:rsidP="00F6653C">
      <w:pPr>
        <w:spacing w:after="0" w:line="276" w:lineRule="auto"/>
        <w:jc w:val="both"/>
        <w:rPr>
          <w:rFonts w:ascii="Times New Roman" w:hAnsi="Times New Roman" w:cs="Times New Roman"/>
          <w:b/>
          <w:bCs/>
          <w:i/>
          <w:iCs/>
          <w:lang w:val="en-GB"/>
          <w:rPrChange w:id="77" w:author="Enrico Nicola Armelloni" w:date="2025-12-12T15:10:00Z" w16du:dateUtc="2025-12-12T14:10:00Z">
            <w:rPr>
              <w:rFonts w:ascii="Times New Roman" w:hAnsi="Times New Roman" w:cs="Times New Roman"/>
              <w:lang w:val="en-GB"/>
            </w:rPr>
          </w:rPrChange>
        </w:rPr>
      </w:pPr>
      <w:r w:rsidRPr="001D5822">
        <w:rPr>
          <w:rFonts w:ascii="Times New Roman" w:hAnsi="Times New Roman" w:cs="Times New Roman"/>
          <w:b/>
          <w:bCs/>
          <w:i/>
          <w:iCs/>
          <w:lang w:val="en-GB"/>
          <w:rPrChange w:id="78" w:author="Enrico Nicola Armelloni" w:date="2025-12-12T15:10:00Z" w16du:dateUtc="2025-12-12T14:10:00Z">
            <w:rPr>
              <w:rFonts w:ascii="Times New Roman" w:hAnsi="Times New Roman" w:cs="Times New Roman"/>
              <w:sz w:val="20"/>
              <w:szCs w:val="20"/>
              <w:lang w:val="en-GB"/>
            </w:rPr>
          </w:rPrChange>
        </w:rPr>
        <w:t>What are the MEWs carrying the larger risks</w:t>
      </w:r>
    </w:p>
    <w:p w14:paraId="56D9E0A2" w14:textId="77777777" w:rsidR="00301FC7" w:rsidRDefault="00301FC7" w:rsidP="00EE0826">
      <w:pPr>
        <w:spacing w:after="0" w:line="276" w:lineRule="auto"/>
        <w:jc w:val="both"/>
        <w:rPr>
          <w:rFonts w:ascii="Times New Roman" w:hAnsi="Times New Roman" w:cs="Times New Roman"/>
          <w:lang w:val="en-GB"/>
        </w:rPr>
      </w:pPr>
    </w:p>
    <w:p w14:paraId="0BE7C18F" w14:textId="0706052C" w:rsidR="0044372C" w:rsidRDefault="00A53A41" w:rsidP="00EE0826">
      <w:pPr>
        <w:spacing w:after="0" w:line="276" w:lineRule="auto"/>
        <w:jc w:val="both"/>
        <w:rPr>
          <w:rFonts w:ascii="Times New Roman" w:hAnsi="Times New Roman" w:cs="Times New Roman"/>
          <w:lang w:val="en-GB"/>
        </w:rPr>
      </w:pPr>
      <w:r>
        <w:rPr>
          <w:rFonts w:ascii="Times New Roman" w:hAnsi="Times New Roman" w:cs="Times New Roman"/>
          <w:lang w:val="en-GB"/>
        </w:rPr>
        <w:t>Figure 3a shows that e</w:t>
      </w:r>
      <w:r w:rsidR="00301FC7">
        <w:rPr>
          <w:rFonts w:ascii="Times New Roman" w:hAnsi="Times New Roman" w:cs="Times New Roman"/>
          <w:lang w:val="en-GB"/>
        </w:rPr>
        <w:t xml:space="preserve">vents causing direct impacts on fishing operations (storms, gales, icing, extreme rainfall) scored higher compared to those MEW mostly associated to indirect effects </w:t>
      </w:r>
      <w:r w:rsidR="00301FC7">
        <w:rPr>
          <w:rFonts w:ascii="Times New Roman" w:hAnsi="Times New Roman" w:cs="Times New Roman"/>
          <w:lang w:val="en-GB"/>
        </w:rPr>
        <w:lastRenderedPageBreak/>
        <w:t xml:space="preserve">(heatwaves and algal blooms). </w:t>
      </w:r>
      <w:r w:rsidR="00EE0826">
        <w:rPr>
          <w:rFonts w:ascii="Times New Roman" w:hAnsi="Times New Roman" w:cs="Times New Roman"/>
          <w:lang w:val="en-GB"/>
        </w:rPr>
        <w:t xml:space="preserve">Storms are the </w:t>
      </w:r>
      <w:r w:rsidR="007C66E6">
        <w:rPr>
          <w:rFonts w:ascii="Times New Roman" w:hAnsi="Times New Roman" w:cs="Times New Roman"/>
          <w:lang w:val="en-GB"/>
        </w:rPr>
        <w:t xml:space="preserve">MEW scoring the highest risk across </w:t>
      </w:r>
      <w:r w:rsidR="00EE0826">
        <w:rPr>
          <w:rFonts w:ascii="Times New Roman" w:hAnsi="Times New Roman" w:cs="Times New Roman"/>
          <w:lang w:val="en-GB"/>
        </w:rPr>
        <w:t>individuals and societal</w:t>
      </w:r>
      <w:r w:rsidR="007C66E6">
        <w:rPr>
          <w:rFonts w:ascii="Times New Roman" w:hAnsi="Times New Roman" w:cs="Times New Roman"/>
          <w:lang w:val="en-GB"/>
        </w:rPr>
        <w:t xml:space="preserve"> values. </w:t>
      </w:r>
      <w:r w:rsidR="0044372C">
        <w:rPr>
          <w:rFonts w:ascii="Times New Roman" w:hAnsi="Times New Roman" w:cs="Times New Roman"/>
          <w:lang w:val="en-GB"/>
        </w:rPr>
        <w:t xml:space="preserve">Storms are relevant to all fishers </w:t>
      </w:r>
      <w:r w:rsidR="00EE0826">
        <w:rPr>
          <w:rFonts w:ascii="Times New Roman" w:hAnsi="Times New Roman" w:cs="Times New Roman"/>
          <w:lang w:val="en-GB"/>
        </w:rPr>
        <w:t>carries</w:t>
      </w:r>
      <w:r w:rsidR="0044372C">
        <w:rPr>
          <w:rFonts w:ascii="Times New Roman" w:hAnsi="Times New Roman" w:cs="Times New Roman"/>
          <w:lang w:val="en-GB"/>
        </w:rPr>
        <w:t xml:space="preserve"> </w:t>
      </w:r>
      <w:r w:rsidR="00301FC7">
        <w:rPr>
          <w:rFonts w:ascii="Times New Roman" w:hAnsi="Times New Roman" w:cs="Times New Roman"/>
          <w:lang w:val="en-GB"/>
        </w:rPr>
        <w:t xml:space="preserve">high </w:t>
      </w:r>
      <w:r w:rsidR="0044372C">
        <w:rPr>
          <w:rFonts w:ascii="Times New Roman" w:hAnsi="Times New Roman" w:cs="Times New Roman"/>
          <w:lang w:val="en-GB"/>
        </w:rPr>
        <w:t>risk</w:t>
      </w:r>
      <w:r w:rsidR="00301FC7">
        <w:rPr>
          <w:rFonts w:ascii="Times New Roman" w:hAnsi="Times New Roman" w:cs="Times New Roman"/>
          <w:lang w:val="en-GB"/>
        </w:rPr>
        <w:t>s</w:t>
      </w:r>
      <w:r w:rsidR="0044372C">
        <w:rPr>
          <w:rFonts w:ascii="Times New Roman" w:hAnsi="Times New Roman" w:cs="Times New Roman"/>
          <w:lang w:val="en-GB"/>
        </w:rPr>
        <w:t xml:space="preserve"> </w:t>
      </w:r>
      <w:r w:rsidR="00EE0826">
        <w:rPr>
          <w:rFonts w:ascii="Times New Roman" w:hAnsi="Times New Roman" w:cs="Times New Roman"/>
          <w:lang w:val="en-GB"/>
        </w:rPr>
        <w:t xml:space="preserve">to </w:t>
      </w:r>
      <w:r w:rsidR="00301FC7">
        <w:rPr>
          <w:rFonts w:ascii="Times New Roman" w:hAnsi="Times New Roman" w:cs="Times New Roman"/>
          <w:lang w:val="en-GB"/>
        </w:rPr>
        <w:t>most of the fishers and system of values</w:t>
      </w:r>
      <w:r w:rsidR="00EE0826">
        <w:rPr>
          <w:rFonts w:ascii="Times New Roman" w:hAnsi="Times New Roman" w:cs="Times New Roman"/>
          <w:lang w:val="en-GB"/>
        </w:rPr>
        <w:t xml:space="preserve">. </w:t>
      </w:r>
      <w:r w:rsidR="007C66E6">
        <w:rPr>
          <w:rFonts w:ascii="Times New Roman" w:hAnsi="Times New Roman" w:cs="Times New Roman"/>
          <w:lang w:val="en-GB"/>
        </w:rPr>
        <w:t>Icing is a potential threat to those fishers active during winter</w:t>
      </w:r>
      <w:r>
        <w:rPr>
          <w:rFonts w:ascii="Times New Roman" w:hAnsi="Times New Roman" w:cs="Times New Roman"/>
          <w:lang w:val="en-GB"/>
        </w:rPr>
        <w:t xml:space="preserve"> (Figure 3c)</w:t>
      </w:r>
      <w:r w:rsidR="007C66E6">
        <w:rPr>
          <w:rFonts w:ascii="Times New Roman" w:hAnsi="Times New Roman" w:cs="Times New Roman"/>
          <w:lang w:val="en-GB"/>
        </w:rPr>
        <w:t>. D</w:t>
      </w:r>
      <w:r w:rsidR="0044372C">
        <w:rPr>
          <w:rFonts w:ascii="Times New Roman" w:hAnsi="Times New Roman" w:cs="Times New Roman"/>
          <w:lang w:val="en-GB"/>
        </w:rPr>
        <w:t xml:space="preserve">espite </w:t>
      </w:r>
      <w:r w:rsidR="00EE0826">
        <w:rPr>
          <w:rFonts w:ascii="Times New Roman" w:hAnsi="Times New Roman" w:cs="Times New Roman"/>
          <w:lang w:val="en-GB"/>
        </w:rPr>
        <w:t>it is</w:t>
      </w:r>
      <w:r w:rsidR="0044372C">
        <w:rPr>
          <w:rFonts w:ascii="Times New Roman" w:hAnsi="Times New Roman" w:cs="Times New Roman"/>
          <w:lang w:val="en-GB"/>
        </w:rPr>
        <w:t xml:space="preserve"> not releva</w:t>
      </w:r>
      <w:r w:rsidR="00EE0826">
        <w:rPr>
          <w:rFonts w:ascii="Times New Roman" w:hAnsi="Times New Roman" w:cs="Times New Roman"/>
          <w:lang w:val="en-GB"/>
        </w:rPr>
        <w:t>nt</w:t>
      </w:r>
      <w:r w:rsidR="0044372C">
        <w:rPr>
          <w:rFonts w:ascii="Times New Roman" w:hAnsi="Times New Roman" w:cs="Times New Roman"/>
          <w:lang w:val="en-GB"/>
        </w:rPr>
        <w:t xml:space="preserve"> for several fishers</w:t>
      </w:r>
      <w:r w:rsidR="007C66E6">
        <w:rPr>
          <w:rFonts w:ascii="Times New Roman" w:hAnsi="Times New Roman" w:cs="Times New Roman"/>
          <w:lang w:val="en-GB"/>
        </w:rPr>
        <w:t>,</w:t>
      </w:r>
      <w:r w:rsidR="0044372C">
        <w:rPr>
          <w:rFonts w:ascii="Times New Roman" w:hAnsi="Times New Roman" w:cs="Times New Roman"/>
          <w:lang w:val="en-GB"/>
        </w:rPr>
        <w:t xml:space="preserve"> Icing </w:t>
      </w:r>
      <w:r w:rsidR="007C66E6">
        <w:rPr>
          <w:rFonts w:ascii="Times New Roman" w:hAnsi="Times New Roman" w:cs="Times New Roman"/>
          <w:lang w:val="en-GB"/>
        </w:rPr>
        <w:t>carries the largest proportion of high risk across all the systems of values, and it is the MEW posing the largest economic risk.</w:t>
      </w:r>
      <w:r w:rsidR="00EE0826">
        <w:rPr>
          <w:rFonts w:ascii="Times New Roman" w:hAnsi="Times New Roman" w:cs="Times New Roman"/>
          <w:lang w:val="en-GB"/>
        </w:rPr>
        <w:t xml:space="preserve"> Extreme rainfall is perceived as a threat by all fishers except for trawlers and scores</w:t>
      </w:r>
      <w:r w:rsidR="00483CA9">
        <w:rPr>
          <w:rFonts w:ascii="Times New Roman" w:hAnsi="Times New Roman" w:cs="Times New Roman"/>
          <w:lang w:val="en-GB"/>
        </w:rPr>
        <w:t xml:space="preserve"> substantial risks across</w:t>
      </w:r>
      <w:r w:rsidR="00EE0826">
        <w:rPr>
          <w:rFonts w:ascii="Times New Roman" w:hAnsi="Times New Roman" w:cs="Times New Roman"/>
          <w:lang w:val="en-GB"/>
        </w:rPr>
        <w:t xml:space="preserve"> </w:t>
      </w:r>
      <w:r w:rsidR="00483CA9">
        <w:rPr>
          <w:rFonts w:ascii="Times New Roman" w:hAnsi="Times New Roman" w:cs="Times New Roman"/>
          <w:lang w:val="en-GB"/>
        </w:rPr>
        <w:t>individual</w:t>
      </w:r>
      <w:r w:rsidR="00EE0826">
        <w:rPr>
          <w:rFonts w:ascii="Times New Roman" w:hAnsi="Times New Roman" w:cs="Times New Roman"/>
          <w:lang w:val="en-GB"/>
        </w:rPr>
        <w:t xml:space="preserve"> and societal risks.</w:t>
      </w:r>
      <w:r w:rsidR="00483CA9">
        <w:rPr>
          <w:rFonts w:ascii="Times New Roman" w:hAnsi="Times New Roman" w:cs="Times New Roman"/>
          <w:lang w:val="en-GB"/>
        </w:rPr>
        <w:t xml:space="preserve"> Gales scores low for individual and societal risks, however it is worth to note a relatively large probability to create medium economic risks. Algal blooms are perceived among </w:t>
      </w:r>
      <w:proofErr w:type="gramStart"/>
      <w:r w:rsidR="00483CA9">
        <w:rPr>
          <w:rFonts w:ascii="Times New Roman" w:hAnsi="Times New Roman" w:cs="Times New Roman"/>
          <w:lang w:val="en-GB"/>
        </w:rPr>
        <w:t>the .</w:t>
      </w:r>
      <w:proofErr w:type="gramEnd"/>
      <w:r w:rsidR="00703554">
        <w:rPr>
          <w:rFonts w:ascii="Times New Roman" w:hAnsi="Times New Roman" w:cs="Times New Roman"/>
          <w:lang w:val="en-GB"/>
        </w:rPr>
        <w:t xml:space="preserve"> Heatwaves in summer high score is mostly due to trawlers.</w:t>
      </w:r>
    </w:p>
    <w:p w14:paraId="5115C657" w14:textId="1D9BF32D" w:rsidR="00ED5173" w:rsidRDefault="00ED5173" w:rsidP="00F6653C">
      <w:pPr>
        <w:spacing w:after="0" w:line="276" w:lineRule="auto"/>
        <w:jc w:val="both"/>
        <w:rPr>
          <w:rFonts w:ascii="Times New Roman" w:hAnsi="Times New Roman" w:cs="Times New Roman"/>
          <w:lang w:val="en-GB"/>
        </w:rPr>
      </w:pPr>
    </w:p>
    <w:p w14:paraId="035E481A" w14:textId="69437DD9" w:rsidR="00ED5173" w:rsidRPr="001D5822" w:rsidRDefault="00EE0826" w:rsidP="00F6653C">
      <w:pPr>
        <w:spacing w:after="0" w:line="276" w:lineRule="auto"/>
        <w:jc w:val="both"/>
        <w:rPr>
          <w:rFonts w:ascii="Times New Roman" w:hAnsi="Times New Roman" w:cs="Times New Roman"/>
          <w:b/>
          <w:bCs/>
          <w:i/>
          <w:iCs/>
          <w:lang w:val="en-GB"/>
          <w:rPrChange w:id="79" w:author="Enrico Nicola Armelloni" w:date="2025-12-12T15:10:00Z" w16du:dateUtc="2025-12-12T14:10:00Z">
            <w:rPr>
              <w:rFonts w:ascii="Times New Roman" w:hAnsi="Times New Roman" w:cs="Times New Roman"/>
              <w:i/>
              <w:iCs/>
              <w:lang w:val="en-GB"/>
            </w:rPr>
          </w:rPrChange>
        </w:rPr>
      </w:pPr>
      <w:r w:rsidRPr="001D5822">
        <w:rPr>
          <w:rFonts w:ascii="Times New Roman" w:hAnsi="Times New Roman" w:cs="Times New Roman"/>
          <w:b/>
          <w:bCs/>
          <w:i/>
          <w:iCs/>
          <w:lang w:val="en-GB"/>
          <w:rPrChange w:id="80" w:author="Enrico Nicola Armelloni" w:date="2025-12-12T15:10:00Z" w16du:dateUtc="2025-12-12T14:10:00Z">
            <w:rPr>
              <w:rFonts w:ascii="Times New Roman" w:hAnsi="Times New Roman" w:cs="Times New Roman"/>
              <w:i/>
              <w:iCs/>
              <w:lang w:val="en-GB"/>
            </w:rPr>
          </w:rPrChange>
        </w:rPr>
        <w:t>What are the fishing styles more at risk</w:t>
      </w:r>
    </w:p>
    <w:p w14:paraId="0E8FF0D2" w14:textId="77777777" w:rsidR="00EE0826" w:rsidRDefault="00EE0826" w:rsidP="00F6653C">
      <w:pPr>
        <w:spacing w:after="0" w:line="276" w:lineRule="auto"/>
        <w:jc w:val="both"/>
        <w:rPr>
          <w:rFonts w:ascii="Times New Roman" w:hAnsi="Times New Roman" w:cs="Times New Roman"/>
          <w:lang w:val="en-GB"/>
        </w:rPr>
      </w:pPr>
    </w:p>
    <w:p w14:paraId="36E5E04D" w14:textId="7D615B28" w:rsidR="00944654" w:rsidRDefault="007C66E6" w:rsidP="001D5822">
      <w:pPr>
        <w:spacing w:after="0" w:line="276" w:lineRule="auto"/>
        <w:jc w:val="both"/>
        <w:rPr>
          <w:rFonts w:ascii="Times New Roman" w:hAnsi="Times New Roman" w:cs="Times New Roman"/>
          <w:lang w:val="en-GB"/>
        </w:rPr>
      </w:pPr>
      <w:commentRangeStart w:id="81"/>
      <w:r>
        <w:rPr>
          <w:rFonts w:ascii="Times New Roman" w:hAnsi="Times New Roman" w:cs="Times New Roman"/>
          <w:lang w:val="en-GB"/>
        </w:rPr>
        <w:t xml:space="preserve">Fishing guides </w:t>
      </w:r>
      <w:r w:rsidR="00703554">
        <w:rPr>
          <w:rFonts w:ascii="Times New Roman" w:hAnsi="Times New Roman" w:cs="Times New Roman"/>
          <w:lang w:val="en-GB"/>
        </w:rPr>
        <w:t>are</w:t>
      </w:r>
      <w:r>
        <w:rPr>
          <w:rFonts w:ascii="Times New Roman" w:hAnsi="Times New Roman" w:cs="Times New Roman"/>
          <w:lang w:val="en-GB"/>
        </w:rPr>
        <w:t xml:space="preserve"> the fi</w:t>
      </w:r>
      <w:r w:rsidR="00AE3820">
        <w:rPr>
          <w:rFonts w:ascii="Times New Roman" w:hAnsi="Times New Roman" w:cs="Times New Roman"/>
          <w:lang w:val="en-GB"/>
        </w:rPr>
        <w:t>shing style scoring the highest economic and individual risk</w:t>
      </w:r>
      <w:r w:rsidR="009157E7">
        <w:rPr>
          <w:rFonts w:ascii="Times New Roman" w:hAnsi="Times New Roman" w:cs="Times New Roman"/>
          <w:lang w:val="en-GB"/>
        </w:rPr>
        <w:t xml:space="preserve"> (Figure </w:t>
      </w:r>
      <w:r w:rsidR="00A53A41">
        <w:rPr>
          <w:rFonts w:ascii="Times New Roman" w:hAnsi="Times New Roman" w:cs="Times New Roman"/>
          <w:lang w:val="en-GB"/>
        </w:rPr>
        <w:t>3</w:t>
      </w:r>
      <w:r w:rsidR="009157E7">
        <w:rPr>
          <w:rFonts w:ascii="Times New Roman" w:hAnsi="Times New Roman" w:cs="Times New Roman"/>
          <w:lang w:val="en-GB"/>
        </w:rPr>
        <w:t>b)</w:t>
      </w:r>
      <w:r w:rsidR="00AE3820">
        <w:rPr>
          <w:rFonts w:ascii="Times New Roman" w:hAnsi="Times New Roman" w:cs="Times New Roman"/>
          <w:lang w:val="en-GB"/>
        </w:rPr>
        <w:t>.</w:t>
      </w:r>
      <w:r w:rsidR="00703554">
        <w:rPr>
          <w:rFonts w:ascii="Times New Roman" w:hAnsi="Times New Roman" w:cs="Times New Roman"/>
          <w:lang w:val="en-GB"/>
        </w:rPr>
        <w:t xml:space="preserve"> Figure </w:t>
      </w:r>
      <w:r w:rsidR="00A53A41">
        <w:rPr>
          <w:rFonts w:ascii="Times New Roman" w:hAnsi="Times New Roman" w:cs="Times New Roman"/>
          <w:lang w:val="en-GB"/>
        </w:rPr>
        <w:t>3</w:t>
      </w:r>
      <w:r w:rsidR="00703554">
        <w:rPr>
          <w:rFonts w:ascii="Times New Roman" w:hAnsi="Times New Roman" w:cs="Times New Roman"/>
          <w:lang w:val="en-GB"/>
        </w:rPr>
        <w:t xml:space="preserve">c shows that fishing guides are exposed to high risks for most of the events, except for summer heatwaves and gales. Trawlers score second for economic and individual risks, and first for societal risk. </w:t>
      </w:r>
      <w:r w:rsidR="00944654">
        <w:rPr>
          <w:rFonts w:ascii="Times New Roman" w:hAnsi="Times New Roman" w:cs="Times New Roman"/>
          <w:lang w:val="en-GB"/>
        </w:rPr>
        <w:t>On the opposite hand archipelago fisher carries the lower risk.</w:t>
      </w:r>
      <w:commentRangeEnd w:id="81"/>
      <w:r w:rsidR="004351D7">
        <w:rPr>
          <w:rStyle w:val="CommentReference"/>
        </w:rPr>
        <w:commentReference w:id="81"/>
      </w:r>
    </w:p>
    <w:p w14:paraId="516CC3FA" w14:textId="77777777" w:rsidR="00F913E5" w:rsidRDefault="00F913E5">
      <w:pPr>
        <w:spacing w:after="0" w:line="276" w:lineRule="auto"/>
        <w:jc w:val="both"/>
        <w:rPr>
          <w:rFonts w:ascii="Times New Roman" w:hAnsi="Times New Roman" w:cs="Times New Roman"/>
          <w:lang w:val="en-GB"/>
        </w:rPr>
      </w:pPr>
    </w:p>
    <w:p w14:paraId="3C957916" w14:textId="1BEF207A" w:rsidR="00EE0826" w:rsidRPr="001D5822" w:rsidRDefault="00EE0826">
      <w:pPr>
        <w:spacing w:after="0" w:line="276" w:lineRule="auto"/>
        <w:jc w:val="both"/>
        <w:rPr>
          <w:rFonts w:ascii="Times New Roman" w:hAnsi="Times New Roman" w:cs="Times New Roman"/>
          <w:b/>
          <w:bCs/>
          <w:i/>
          <w:iCs/>
          <w:lang w:val="en-GB"/>
          <w:rPrChange w:id="82" w:author="Enrico Nicola Armelloni" w:date="2025-12-12T15:10:00Z" w16du:dateUtc="2025-12-12T14:10:00Z">
            <w:rPr>
              <w:rFonts w:ascii="Times New Roman" w:hAnsi="Times New Roman" w:cs="Times New Roman"/>
              <w:i/>
              <w:iCs/>
              <w:lang w:val="en-GB"/>
            </w:rPr>
          </w:rPrChange>
        </w:rPr>
      </w:pPr>
      <w:r w:rsidRPr="001D5822">
        <w:rPr>
          <w:rFonts w:ascii="Times New Roman" w:hAnsi="Times New Roman" w:cs="Times New Roman"/>
          <w:b/>
          <w:bCs/>
          <w:i/>
          <w:iCs/>
          <w:lang w:val="en-GB"/>
          <w:rPrChange w:id="83" w:author="Enrico Nicola Armelloni" w:date="2025-12-12T15:10:00Z" w16du:dateUtc="2025-12-12T14:10:00Z">
            <w:rPr>
              <w:rFonts w:ascii="Times New Roman" w:hAnsi="Times New Roman" w:cs="Times New Roman"/>
              <w:i/>
              <w:iCs/>
              <w:lang w:val="en-GB"/>
            </w:rPr>
          </w:rPrChange>
        </w:rPr>
        <w:t>Does a change in stock status can compensate or exacerbate individual and societal risks?</w:t>
      </w:r>
    </w:p>
    <w:p w14:paraId="14CC6BD2" w14:textId="77777777" w:rsidR="00EE0826" w:rsidRDefault="00EE0826" w:rsidP="001D5822">
      <w:pPr>
        <w:spacing w:after="0" w:line="276" w:lineRule="auto"/>
        <w:jc w:val="both"/>
        <w:rPr>
          <w:rFonts w:ascii="Times New Roman" w:hAnsi="Times New Roman" w:cs="Times New Roman"/>
          <w:lang w:val="en-GB"/>
        </w:rPr>
      </w:pPr>
    </w:p>
    <w:p w14:paraId="4236FDFE" w14:textId="351D5CE6" w:rsidR="00C110AB" w:rsidRDefault="001E7889" w:rsidP="00F71E55">
      <w:pPr>
        <w:spacing w:after="0" w:line="276" w:lineRule="auto"/>
        <w:jc w:val="both"/>
        <w:rPr>
          <w:rFonts w:ascii="Times New Roman" w:hAnsi="Times New Roman" w:cs="Times New Roman"/>
          <w:lang w:val="en-GB"/>
        </w:rPr>
      </w:pPr>
      <w:r>
        <w:rPr>
          <w:rFonts w:ascii="Times New Roman" w:hAnsi="Times New Roman" w:cs="Times New Roman"/>
          <w:lang w:val="en-GB"/>
        </w:rPr>
        <w:t xml:space="preserve">In our model, a change in stock status can alter the risk only conditional to the existence of fishing activity. </w:t>
      </w:r>
      <w:bookmarkStart w:id="84" w:name="_Hlk216449317"/>
      <w:r w:rsidR="008A1D85">
        <w:rPr>
          <w:rFonts w:ascii="Times New Roman" w:hAnsi="Times New Roman" w:cs="Times New Roman"/>
          <w:lang w:val="en-GB"/>
        </w:rPr>
        <w:t xml:space="preserve">The effect of changes of stock status </w:t>
      </w:r>
      <w:bookmarkEnd w:id="84"/>
      <w:r w:rsidR="008A1D85">
        <w:rPr>
          <w:rFonts w:ascii="Times New Roman" w:hAnsi="Times New Roman" w:cs="Times New Roman"/>
          <w:lang w:val="en-GB"/>
        </w:rPr>
        <w:t>is small on average</w:t>
      </w:r>
      <w:r w:rsidR="00483CA9">
        <w:rPr>
          <w:rFonts w:ascii="Times New Roman" w:hAnsi="Times New Roman" w:cs="Times New Roman"/>
          <w:lang w:val="en-GB"/>
        </w:rPr>
        <w:t>, except for some combinations of MEW and fishing styles</w:t>
      </w:r>
      <w:r w:rsidR="009157E7">
        <w:rPr>
          <w:rFonts w:ascii="Times New Roman" w:hAnsi="Times New Roman" w:cs="Times New Roman"/>
          <w:lang w:val="en-GB"/>
        </w:rPr>
        <w:t xml:space="preserve"> (Figure 4)</w:t>
      </w:r>
      <w:r w:rsidR="00483CA9">
        <w:rPr>
          <w:rFonts w:ascii="Times New Roman" w:hAnsi="Times New Roman" w:cs="Times New Roman"/>
          <w:lang w:val="en-GB"/>
        </w:rPr>
        <w:t>. It is interesting to</w:t>
      </w:r>
      <w:r w:rsidR="008A1D85">
        <w:rPr>
          <w:rFonts w:ascii="Times New Roman" w:hAnsi="Times New Roman" w:cs="Times New Roman"/>
          <w:lang w:val="en-GB"/>
        </w:rPr>
        <w:t xml:space="preserve"> observe that</w:t>
      </w:r>
      <w:r w:rsidR="00A27DFD">
        <w:rPr>
          <w:rFonts w:ascii="Times New Roman" w:hAnsi="Times New Roman" w:cs="Times New Roman"/>
          <w:lang w:val="en-GB"/>
        </w:rPr>
        <w:t xml:space="preserve"> the </w:t>
      </w:r>
      <w:r w:rsidR="008A1D85">
        <w:rPr>
          <w:rFonts w:ascii="Times New Roman" w:hAnsi="Times New Roman" w:cs="Times New Roman"/>
          <w:lang w:val="en-GB"/>
        </w:rPr>
        <w:t xml:space="preserve">effects of </w:t>
      </w:r>
      <w:r w:rsidR="00C110AB">
        <w:rPr>
          <w:rFonts w:ascii="Times New Roman" w:hAnsi="Times New Roman" w:cs="Times New Roman"/>
          <w:lang w:val="en-GB"/>
        </w:rPr>
        <w:t xml:space="preserve">improved or </w:t>
      </w:r>
      <w:r w:rsidR="008A1D85">
        <w:rPr>
          <w:rFonts w:ascii="Times New Roman" w:hAnsi="Times New Roman" w:cs="Times New Roman"/>
          <w:lang w:val="en-GB"/>
        </w:rPr>
        <w:t xml:space="preserve">worsened stock status are </w:t>
      </w:r>
      <w:r w:rsidR="00C110AB">
        <w:rPr>
          <w:rFonts w:ascii="Times New Roman" w:hAnsi="Times New Roman" w:cs="Times New Roman"/>
          <w:lang w:val="en-GB"/>
        </w:rPr>
        <w:t>not always symmetrical</w:t>
      </w:r>
      <w:r w:rsidR="008A1D85">
        <w:rPr>
          <w:rFonts w:ascii="Times New Roman" w:hAnsi="Times New Roman" w:cs="Times New Roman"/>
          <w:lang w:val="en-GB"/>
        </w:rPr>
        <w:t>.</w:t>
      </w:r>
      <w:r w:rsidR="00483CA9">
        <w:rPr>
          <w:rFonts w:ascii="Times New Roman" w:hAnsi="Times New Roman" w:cs="Times New Roman"/>
          <w:lang w:val="en-GB"/>
        </w:rPr>
        <w:t xml:space="preserve"> </w:t>
      </w:r>
      <w:r w:rsidR="00C110AB">
        <w:rPr>
          <w:rFonts w:ascii="Times New Roman" w:hAnsi="Times New Roman" w:cs="Times New Roman"/>
          <w:lang w:val="en-GB"/>
        </w:rPr>
        <w:t>For t</w:t>
      </w:r>
      <w:r w:rsidR="00F913E5">
        <w:rPr>
          <w:rFonts w:ascii="Times New Roman" w:hAnsi="Times New Roman" w:cs="Times New Roman"/>
          <w:lang w:val="en-GB"/>
        </w:rPr>
        <w:t>rawlers</w:t>
      </w:r>
      <w:r w:rsidR="00C110AB">
        <w:rPr>
          <w:rFonts w:ascii="Times New Roman" w:hAnsi="Times New Roman" w:cs="Times New Roman"/>
          <w:lang w:val="en-GB"/>
        </w:rPr>
        <w:t>,</w:t>
      </w:r>
      <w:r w:rsidR="00F913E5">
        <w:rPr>
          <w:rFonts w:ascii="Times New Roman" w:hAnsi="Times New Roman" w:cs="Times New Roman"/>
          <w:lang w:val="en-GB"/>
        </w:rPr>
        <w:t xml:space="preserve"> the</w:t>
      </w:r>
      <w:r w:rsidR="008A1D85">
        <w:rPr>
          <w:rFonts w:ascii="Times New Roman" w:hAnsi="Times New Roman" w:cs="Times New Roman"/>
          <w:lang w:val="en-GB"/>
        </w:rPr>
        <w:t xml:space="preserve"> fishers most sensible</w:t>
      </w:r>
      <w:r w:rsidR="00F913E5">
        <w:rPr>
          <w:rFonts w:ascii="Times New Roman" w:hAnsi="Times New Roman" w:cs="Times New Roman"/>
          <w:lang w:val="en-GB"/>
        </w:rPr>
        <w:t xml:space="preserve"> to changes in stock status</w:t>
      </w:r>
      <w:r w:rsidR="00C110AB">
        <w:rPr>
          <w:rFonts w:ascii="Times New Roman" w:hAnsi="Times New Roman" w:cs="Times New Roman"/>
          <w:lang w:val="en-GB"/>
        </w:rPr>
        <w:t>, the interactions of extreme rainfall and stock status show an</w:t>
      </w:r>
      <w:r w:rsidR="00F913E5">
        <w:rPr>
          <w:rFonts w:ascii="Times New Roman" w:hAnsi="Times New Roman" w:cs="Times New Roman"/>
          <w:lang w:val="en-GB"/>
        </w:rPr>
        <w:t xml:space="preserve"> additional 1</w:t>
      </w:r>
      <w:r w:rsidR="00C110AB">
        <w:rPr>
          <w:rFonts w:ascii="Times New Roman" w:hAnsi="Times New Roman" w:cs="Times New Roman"/>
          <w:lang w:val="en-GB"/>
        </w:rPr>
        <w:t>3</w:t>
      </w:r>
      <w:r w:rsidR="00F913E5">
        <w:rPr>
          <w:rFonts w:ascii="Times New Roman" w:hAnsi="Times New Roman" w:cs="Times New Roman"/>
          <w:lang w:val="en-GB"/>
        </w:rPr>
        <w:t xml:space="preserve">% probabilities </w:t>
      </w:r>
      <w:r w:rsidR="00C110AB">
        <w:rPr>
          <w:rFonts w:ascii="Times New Roman" w:hAnsi="Times New Roman" w:cs="Times New Roman"/>
          <w:lang w:val="en-GB"/>
        </w:rPr>
        <w:t>in case of worsened stock status only correspond to a -6% in case of improved stock status. On the contrary, an increased stock status can buffer the risk of icing</w:t>
      </w:r>
      <w:r w:rsidR="009157E7">
        <w:rPr>
          <w:rFonts w:ascii="Times New Roman" w:hAnsi="Times New Roman" w:cs="Times New Roman"/>
          <w:lang w:val="en-GB"/>
        </w:rPr>
        <w:t>.</w:t>
      </w:r>
    </w:p>
    <w:p w14:paraId="7BB88122" w14:textId="547AE1FD" w:rsidR="0084514B" w:rsidRDefault="00F71E55" w:rsidP="0084514B">
      <w:pPr>
        <w:spacing w:after="0" w:line="276" w:lineRule="auto"/>
        <w:jc w:val="both"/>
        <w:rPr>
          <w:rFonts w:ascii="Times New Roman" w:hAnsi="Times New Roman" w:cs="Times New Roman"/>
          <w:lang w:val="en-GB"/>
        </w:rPr>
      </w:pPr>
      <w:r>
        <w:rPr>
          <w:rFonts w:ascii="Times New Roman" w:hAnsi="Times New Roman" w:cs="Times New Roman"/>
          <w:lang w:val="en-GB"/>
        </w:rPr>
        <w:t xml:space="preserve">A worsened stock status would also have a large negative impact </w:t>
      </w:r>
      <w:r w:rsidR="008A1D85">
        <w:rPr>
          <w:rFonts w:ascii="Times New Roman" w:hAnsi="Times New Roman" w:cs="Times New Roman"/>
          <w:lang w:val="en-GB"/>
        </w:rPr>
        <w:t>(</w:t>
      </w:r>
      <w:r w:rsidR="00A27DFD">
        <w:rPr>
          <w:rFonts w:ascii="Times New Roman" w:hAnsi="Times New Roman" w:cs="Times New Roman"/>
          <w:lang w:val="en-GB"/>
        </w:rPr>
        <w:t>13</w:t>
      </w:r>
      <w:r w:rsidR="008A1D85">
        <w:rPr>
          <w:rFonts w:ascii="Times New Roman" w:hAnsi="Times New Roman" w:cs="Times New Roman"/>
          <w:lang w:val="en-GB"/>
        </w:rPr>
        <w:t xml:space="preserve">%) </w:t>
      </w:r>
      <w:r>
        <w:rPr>
          <w:rFonts w:ascii="Times New Roman" w:hAnsi="Times New Roman" w:cs="Times New Roman"/>
          <w:lang w:val="en-GB"/>
        </w:rPr>
        <w:t>on fishing guides, especially in the case of winter heatwaves</w:t>
      </w:r>
      <w:r w:rsidR="00A27DFD">
        <w:rPr>
          <w:rFonts w:ascii="Times New Roman" w:hAnsi="Times New Roman" w:cs="Times New Roman"/>
          <w:lang w:val="en-GB"/>
        </w:rPr>
        <w:t>, an effect that is counterbalanced by a -9% in the case of an improved stock condition</w:t>
      </w:r>
      <w:r>
        <w:rPr>
          <w:rFonts w:ascii="Times New Roman" w:hAnsi="Times New Roman" w:cs="Times New Roman"/>
          <w:lang w:val="en-GB"/>
        </w:rPr>
        <w:t>.</w:t>
      </w:r>
      <w:r w:rsidR="00A27DFD">
        <w:rPr>
          <w:rFonts w:ascii="Times New Roman" w:hAnsi="Times New Roman" w:cs="Times New Roman"/>
          <w:lang w:val="en-GB"/>
        </w:rPr>
        <w:t xml:space="preserve"> </w:t>
      </w:r>
      <w:r w:rsidR="0084514B">
        <w:rPr>
          <w:rFonts w:ascii="Times New Roman" w:hAnsi="Times New Roman" w:cs="Times New Roman"/>
          <w:lang w:val="en-GB"/>
        </w:rPr>
        <w:t>The range of risk is +6%/-5% for coastal fishers and +5%/-3% for recreational fishers. Archipelago fishers are those less sensible to variation in stock status, with a mere +3%/-2% change.</w:t>
      </w:r>
    </w:p>
    <w:p w14:paraId="28A5F669" w14:textId="77777777" w:rsidR="0084514B" w:rsidRDefault="0084514B" w:rsidP="00F71E55">
      <w:pPr>
        <w:spacing w:after="0" w:line="276" w:lineRule="auto"/>
        <w:jc w:val="both"/>
        <w:rPr>
          <w:rFonts w:ascii="Times New Roman" w:hAnsi="Times New Roman" w:cs="Times New Roman"/>
          <w:lang w:val="en-GB"/>
        </w:rPr>
      </w:pPr>
    </w:p>
    <w:p w14:paraId="045DA1AD" w14:textId="77777777" w:rsidR="00F913E5" w:rsidRDefault="00F913E5" w:rsidP="00DA2F21">
      <w:pPr>
        <w:spacing w:after="0" w:line="276" w:lineRule="auto"/>
        <w:rPr>
          <w:rFonts w:ascii="Times New Roman" w:hAnsi="Times New Roman" w:cs="Times New Roman"/>
          <w:lang w:val="en-GB"/>
        </w:rPr>
      </w:pPr>
    </w:p>
    <w:p w14:paraId="02BB1805" w14:textId="77777777" w:rsidR="00ED5173" w:rsidRDefault="00ED5173" w:rsidP="00DA2F21">
      <w:pPr>
        <w:spacing w:after="0" w:line="276" w:lineRule="auto"/>
        <w:rPr>
          <w:rFonts w:ascii="Times New Roman" w:hAnsi="Times New Roman" w:cs="Times New Roman"/>
          <w:lang w:val="en-GB"/>
        </w:rPr>
      </w:pPr>
    </w:p>
    <w:p w14:paraId="124377A5" w14:textId="77777777" w:rsidR="00F6653C" w:rsidRDefault="00F6653C" w:rsidP="00DA2F21">
      <w:pPr>
        <w:spacing w:after="0" w:line="276" w:lineRule="auto"/>
        <w:rPr>
          <w:rFonts w:ascii="Times New Roman" w:hAnsi="Times New Roman" w:cs="Times New Roman"/>
          <w:lang w:val="en-GB"/>
        </w:rPr>
      </w:pPr>
    </w:p>
    <w:p w14:paraId="355FEAD3" w14:textId="4946F8E8" w:rsidR="00505066" w:rsidRPr="008A7D0C" w:rsidRDefault="00505066" w:rsidP="00505066">
      <w:pPr>
        <w:keepNext/>
        <w:spacing w:after="0" w:line="276" w:lineRule="auto"/>
        <w:rPr>
          <w:sz w:val="36"/>
          <w:szCs w:val="36"/>
          <w:lang w:val="en-GB"/>
        </w:rPr>
      </w:pPr>
    </w:p>
    <w:p w14:paraId="386F3AA1" w14:textId="05FE8FFF" w:rsidR="00505066" w:rsidRPr="009157E7" w:rsidRDefault="009157E7" w:rsidP="009157E7">
      <w:pPr>
        <w:keepNext/>
        <w:spacing w:after="0" w:line="276" w:lineRule="auto"/>
        <w:jc w:val="both"/>
        <w:rPr>
          <w:rFonts w:ascii="Times New Roman" w:hAnsi="Times New Roman" w:cs="Times New Roman"/>
          <w:color w:val="000000" w:themeColor="text1"/>
          <w:sz w:val="22"/>
          <w:szCs w:val="22"/>
          <w:lang w:val="en-GB"/>
        </w:rPr>
      </w:pPr>
      <w:r w:rsidRPr="009157E7">
        <w:rPr>
          <w:rFonts w:ascii="Times New Roman" w:hAnsi="Times New Roman" w:cs="Times New Roman"/>
          <w:b/>
          <w:bCs/>
          <w:color w:val="000000" w:themeColor="text1"/>
          <w:sz w:val="22"/>
          <w:szCs w:val="22"/>
          <w:lang w:val="en-GB"/>
        </w:rPr>
        <w:t>Figure 3.</w:t>
      </w:r>
      <w:r w:rsidRPr="009157E7">
        <w:rPr>
          <w:rFonts w:ascii="Times New Roman" w:hAnsi="Times New Roman" w:cs="Times New Roman"/>
          <w:color w:val="000000" w:themeColor="text1"/>
          <w:sz w:val="22"/>
          <w:szCs w:val="22"/>
          <w:lang w:val="en-GB"/>
        </w:rPr>
        <w:t xml:space="preserve"> Risks posed to Swedish fisheries, varying with (a) type of marine extreme weather (MEW); (b) fishing style, c) each combination of MEW and fishing style resulting from scenario 1, 2, and 3 respectively. A) and b) are shown as probability distribution of the utility nodes “economic risk”, “societal risk” and “economic risk”; panel c) shows the probability that the utility nodes “economic risk”, “societal risk” and “economic risk” has state = High.  MEWs </w:t>
      </w:r>
      <w:proofErr w:type="gramStart"/>
      <w:r w:rsidRPr="009157E7">
        <w:rPr>
          <w:rFonts w:ascii="Times New Roman" w:hAnsi="Times New Roman" w:cs="Times New Roman"/>
          <w:color w:val="000000" w:themeColor="text1"/>
          <w:sz w:val="22"/>
          <w:szCs w:val="22"/>
          <w:lang w:val="en-GB"/>
        </w:rPr>
        <w:t>are:</w:t>
      </w:r>
      <w:proofErr w:type="gramEnd"/>
      <w:r w:rsidRPr="009157E7">
        <w:rPr>
          <w:rFonts w:ascii="Times New Roman" w:hAnsi="Times New Roman" w:cs="Times New Roman"/>
          <w:color w:val="000000" w:themeColor="text1"/>
          <w:sz w:val="22"/>
          <w:szCs w:val="22"/>
          <w:lang w:val="en-GB"/>
        </w:rPr>
        <w:t xml:space="preserve"> algal bloom (</w:t>
      </w:r>
      <w:proofErr w:type="spellStart"/>
      <w:r w:rsidRPr="009157E7">
        <w:rPr>
          <w:rFonts w:ascii="Times New Roman" w:hAnsi="Times New Roman" w:cs="Times New Roman"/>
          <w:color w:val="000000" w:themeColor="text1"/>
          <w:sz w:val="22"/>
          <w:szCs w:val="22"/>
          <w:lang w:val="en-GB"/>
        </w:rPr>
        <w:t>abl</w:t>
      </w:r>
      <w:proofErr w:type="spellEnd"/>
      <w:r w:rsidRPr="009157E7">
        <w:rPr>
          <w:rFonts w:ascii="Times New Roman" w:hAnsi="Times New Roman" w:cs="Times New Roman"/>
          <w:color w:val="000000" w:themeColor="text1"/>
          <w:sz w:val="22"/>
          <w:szCs w:val="22"/>
          <w:lang w:val="en-GB"/>
        </w:rPr>
        <w:t>), extreme rainfall (erf), gale (gal), summer heatwave (</w:t>
      </w:r>
      <w:proofErr w:type="spellStart"/>
      <w:r w:rsidRPr="009157E7">
        <w:rPr>
          <w:rFonts w:ascii="Times New Roman" w:hAnsi="Times New Roman" w:cs="Times New Roman"/>
          <w:color w:val="000000" w:themeColor="text1"/>
          <w:sz w:val="22"/>
          <w:szCs w:val="22"/>
          <w:lang w:val="en-GB"/>
        </w:rPr>
        <w:t>hws</w:t>
      </w:r>
      <w:proofErr w:type="spellEnd"/>
      <w:r w:rsidRPr="009157E7">
        <w:rPr>
          <w:rFonts w:ascii="Times New Roman" w:hAnsi="Times New Roman" w:cs="Times New Roman"/>
          <w:color w:val="000000" w:themeColor="text1"/>
          <w:sz w:val="22"/>
          <w:szCs w:val="22"/>
          <w:lang w:val="en-GB"/>
        </w:rPr>
        <w:t>), storm (</w:t>
      </w:r>
      <w:proofErr w:type="spellStart"/>
      <w:r w:rsidRPr="009157E7">
        <w:rPr>
          <w:rFonts w:ascii="Times New Roman" w:hAnsi="Times New Roman" w:cs="Times New Roman"/>
          <w:color w:val="000000" w:themeColor="text1"/>
          <w:sz w:val="22"/>
          <w:szCs w:val="22"/>
          <w:lang w:val="en-GB"/>
        </w:rPr>
        <w:t>sto</w:t>
      </w:r>
      <w:proofErr w:type="spellEnd"/>
      <w:r w:rsidRPr="009157E7">
        <w:rPr>
          <w:rFonts w:ascii="Times New Roman" w:hAnsi="Times New Roman" w:cs="Times New Roman"/>
          <w:color w:val="000000" w:themeColor="text1"/>
          <w:sz w:val="22"/>
          <w:szCs w:val="22"/>
          <w:lang w:val="en-GB"/>
        </w:rPr>
        <w:t xml:space="preserve">). Fishing styles </w:t>
      </w:r>
      <w:proofErr w:type="gramStart"/>
      <w:r w:rsidRPr="009157E7">
        <w:rPr>
          <w:rFonts w:ascii="Times New Roman" w:hAnsi="Times New Roman" w:cs="Times New Roman"/>
          <w:color w:val="000000" w:themeColor="text1"/>
          <w:sz w:val="22"/>
          <w:szCs w:val="22"/>
          <w:lang w:val="en-GB"/>
        </w:rPr>
        <w:t>are:</w:t>
      </w:r>
      <w:proofErr w:type="gramEnd"/>
      <w:r w:rsidRPr="009157E7">
        <w:rPr>
          <w:rFonts w:ascii="Times New Roman" w:hAnsi="Times New Roman" w:cs="Times New Roman"/>
          <w:color w:val="000000" w:themeColor="text1"/>
          <w:sz w:val="22"/>
          <w:szCs w:val="22"/>
          <w:lang w:val="en-GB"/>
        </w:rPr>
        <w:t xml:space="preserve"> Archipelago (arc), fishing guide (</w:t>
      </w:r>
      <w:proofErr w:type="spellStart"/>
      <w:r w:rsidRPr="009157E7">
        <w:rPr>
          <w:rFonts w:ascii="Times New Roman" w:hAnsi="Times New Roman" w:cs="Times New Roman"/>
          <w:color w:val="000000" w:themeColor="text1"/>
          <w:sz w:val="22"/>
          <w:szCs w:val="22"/>
          <w:lang w:val="en-GB"/>
        </w:rPr>
        <w:t>gui</w:t>
      </w:r>
      <w:proofErr w:type="spellEnd"/>
      <w:r w:rsidRPr="009157E7">
        <w:rPr>
          <w:rFonts w:ascii="Times New Roman" w:hAnsi="Times New Roman" w:cs="Times New Roman"/>
          <w:color w:val="000000" w:themeColor="text1"/>
          <w:sz w:val="22"/>
          <w:szCs w:val="22"/>
          <w:lang w:val="en-GB"/>
        </w:rPr>
        <w:t>), recreational fisher (</w:t>
      </w:r>
      <w:proofErr w:type="spellStart"/>
      <w:r w:rsidRPr="009157E7">
        <w:rPr>
          <w:rFonts w:ascii="Times New Roman" w:hAnsi="Times New Roman" w:cs="Times New Roman"/>
          <w:color w:val="000000" w:themeColor="text1"/>
          <w:sz w:val="22"/>
          <w:szCs w:val="22"/>
          <w:lang w:val="en-GB"/>
        </w:rPr>
        <w:t>rcf</w:t>
      </w:r>
      <w:proofErr w:type="spellEnd"/>
      <w:r w:rsidRPr="009157E7">
        <w:rPr>
          <w:rFonts w:ascii="Times New Roman" w:hAnsi="Times New Roman" w:cs="Times New Roman"/>
          <w:color w:val="000000" w:themeColor="text1"/>
          <w:sz w:val="22"/>
          <w:szCs w:val="22"/>
          <w:lang w:val="en-GB"/>
        </w:rPr>
        <w:t>), coastal small-scale fisher (</w:t>
      </w:r>
      <w:proofErr w:type="spellStart"/>
      <w:r w:rsidRPr="009157E7">
        <w:rPr>
          <w:rFonts w:ascii="Times New Roman" w:hAnsi="Times New Roman" w:cs="Times New Roman"/>
          <w:color w:val="000000" w:themeColor="text1"/>
          <w:sz w:val="22"/>
          <w:szCs w:val="22"/>
          <w:lang w:val="en-GB"/>
        </w:rPr>
        <w:t>ssf</w:t>
      </w:r>
      <w:proofErr w:type="spellEnd"/>
      <w:r w:rsidRPr="009157E7">
        <w:rPr>
          <w:rFonts w:ascii="Times New Roman" w:hAnsi="Times New Roman" w:cs="Times New Roman"/>
          <w:color w:val="000000" w:themeColor="text1"/>
          <w:sz w:val="22"/>
          <w:szCs w:val="22"/>
          <w:lang w:val="en-GB"/>
        </w:rPr>
        <w:t>), pelagic trawler (</w:t>
      </w:r>
      <w:proofErr w:type="spellStart"/>
      <w:r w:rsidRPr="009157E7">
        <w:rPr>
          <w:rFonts w:ascii="Times New Roman" w:hAnsi="Times New Roman" w:cs="Times New Roman"/>
          <w:color w:val="000000" w:themeColor="text1"/>
          <w:sz w:val="22"/>
          <w:szCs w:val="22"/>
          <w:lang w:val="en-GB"/>
        </w:rPr>
        <w:t>trw</w:t>
      </w:r>
      <w:proofErr w:type="spellEnd"/>
      <w:r w:rsidRPr="009157E7">
        <w:rPr>
          <w:rFonts w:ascii="Times New Roman" w:hAnsi="Times New Roman" w:cs="Times New Roman"/>
          <w:color w:val="000000" w:themeColor="text1"/>
          <w:sz w:val="22"/>
          <w:szCs w:val="22"/>
          <w:lang w:val="en-GB"/>
        </w:rPr>
        <w:t xml:space="preserve">).  Risk </w:t>
      </w:r>
      <w:r w:rsidRPr="009157E7">
        <w:rPr>
          <w:rFonts w:ascii="Times New Roman" w:hAnsi="Times New Roman" w:cs="Times New Roman"/>
          <w:color w:val="000000" w:themeColor="text1"/>
          <w:sz w:val="22"/>
          <w:szCs w:val="22"/>
          <w:lang w:val="en-GB"/>
        </w:rPr>
        <w:lastRenderedPageBreak/>
        <w:t>equal to not relevant accounts for those combinations of fishers and fishing style not relevant for risk (white boxes in panel c).</w:t>
      </w:r>
    </w:p>
    <w:p w14:paraId="60D4722C" w14:textId="77777777" w:rsidR="009157E7" w:rsidRPr="008A7D0C" w:rsidRDefault="009157E7" w:rsidP="009157E7">
      <w:pPr>
        <w:keepNext/>
        <w:spacing w:after="0" w:line="276" w:lineRule="auto"/>
        <w:jc w:val="both"/>
        <w:rPr>
          <w:sz w:val="36"/>
          <w:szCs w:val="36"/>
          <w:lang w:val="en-GB"/>
        </w:rPr>
      </w:pPr>
    </w:p>
    <w:p w14:paraId="1F050191" w14:textId="6E7B92F4" w:rsidR="00EA2EE6" w:rsidRPr="009157E7" w:rsidRDefault="009157E7" w:rsidP="009157E7">
      <w:pPr>
        <w:pStyle w:val="Caption"/>
        <w:spacing w:line="276" w:lineRule="auto"/>
        <w:jc w:val="both"/>
        <w:rPr>
          <w:rFonts w:ascii="Times New Roman" w:hAnsi="Times New Roman" w:cs="Times New Roman"/>
          <w:i w:val="0"/>
          <w:iCs w:val="0"/>
          <w:color w:val="000000" w:themeColor="text1"/>
          <w:sz w:val="22"/>
          <w:szCs w:val="22"/>
          <w:lang w:val="en-GB"/>
        </w:rPr>
      </w:pPr>
      <w:bookmarkStart w:id="85" w:name="_Hlk215501589"/>
      <w:r w:rsidRPr="009157E7">
        <w:rPr>
          <w:rFonts w:ascii="Times New Roman" w:hAnsi="Times New Roman" w:cs="Times New Roman"/>
          <w:b/>
          <w:bCs/>
          <w:i w:val="0"/>
          <w:iCs w:val="0"/>
          <w:color w:val="000000" w:themeColor="text1"/>
          <w:sz w:val="22"/>
          <w:szCs w:val="22"/>
          <w:lang w:val="en-GB"/>
        </w:rPr>
        <w:t>Figure 4:</w:t>
      </w:r>
      <w:r w:rsidRPr="009157E7">
        <w:rPr>
          <w:rFonts w:ascii="Times New Roman" w:hAnsi="Times New Roman" w:cs="Times New Roman"/>
          <w:i w:val="0"/>
          <w:iCs w:val="0"/>
          <w:color w:val="000000" w:themeColor="text1"/>
          <w:sz w:val="22"/>
          <w:szCs w:val="22"/>
          <w:lang w:val="en-GB"/>
        </w:rPr>
        <w:t xml:space="preserve"> the effect of changes of stock status on economic and individual risk, resulting from scenario 4. </w:t>
      </w:r>
      <w:proofErr w:type="spellStart"/>
      <w:r w:rsidRPr="009157E7">
        <w:rPr>
          <w:rFonts w:ascii="Times New Roman" w:hAnsi="Times New Roman" w:cs="Times New Roman"/>
          <w:i w:val="0"/>
          <w:iCs w:val="0"/>
          <w:color w:val="000000" w:themeColor="text1"/>
          <w:sz w:val="22"/>
          <w:szCs w:val="22"/>
          <w:lang w:val="en-GB"/>
        </w:rPr>
        <w:t>Colored</w:t>
      </w:r>
      <w:proofErr w:type="spellEnd"/>
      <w:r w:rsidRPr="009157E7">
        <w:rPr>
          <w:rFonts w:ascii="Times New Roman" w:hAnsi="Times New Roman" w:cs="Times New Roman"/>
          <w:i w:val="0"/>
          <w:iCs w:val="0"/>
          <w:color w:val="000000" w:themeColor="text1"/>
          <w:sz w:val="22"/>
          <w:szCs w:val="22"/>
          <w:lang w:val="en-GB"/>
        </w:rPr>
        <w:t xml:space="preserve"> bars shows the difference in the probability of observing high risk compared to the baseline scenario reported in figure 3c. Red shades are used to report on the increased risk associated with worse stock status. Green shades indicate risk decrease due to improvement in stock status. The X axis represents the MEW algal bloom (</w:t>
      </w:r>
      <w:proofErr w:type="spellStart"/>
      <w:r w:rsidRPr="009157E7">
        <w:rPr>
          <w:rFonts w:ascii="Times New Roman" w:hAnsi="Times New Roman" w:cs="Times New Roman"/>
          <w:i w:val="0"/>
          <w:iCs w:val="0"/>
          <w:color w:val="000000" w:themeColor="text1"/>
          <w:sz w:val="22"/>
          <w:szCs w:val="22"/>
          <w:lang w:val="en-GB"/>
        </w:rPr>
        <w:t>abl</w:t>
      </w:r>
      <w:proofErr w:type="spellEnd"/>
      <w:r w:rsidRPr="009157E7">
        <w:rPr>
          <w:rFonts w:ascii="Times New Roman" w:hAnsi="Times New Roman" w:cs="Times New Roman"/>
          <w:i w:val="0"/>
          <w:iCs w:val="0"/>
          <w:color w:val="000000" w:themeColor="text1"/>
          <w:sz w:val="22"/>
          <w:szCs w:val="22"/>
          <w:lang w:val="en-GB"/>
        </w:rPr>
        <w:t>), extreme rainfall (erf), gale (gal), summer heatwave (</w:t>
      </w:r>
      <w:proofErr w:type="spellStart"/>
      <w:r w:rsidRPr="009157E7">
        <w:rPr>
          <w:rFonts w:ascii="Times New Roman" w:hAnsi="Times New Roman" w:cs="Times New Roman"/>
          <w:i w:val="0"/>
          <w:iCs w:val="0"/>
          <w:color w:val="000000" w:themeColor="text1"/>
          <w:sz w:val="22"/>
          <w:szCs w:val="22"/>
          <w:lang w:val="en-GB"/>
        </w:rPr>
        <w:t>hws</w:t>
      </w:r>
      <w:proofErr w:type="spellEnd"/>
      <w:r w:rsidRPr="009157E7">
        <w:rPr>
          <w:rFonts w:ascii="Times New Roman" w:hAnsi="Times New Roman" w:cs="Times New Roman"/>
          <w:i w:val="0"/>
          <w:iCs w:val="0"/>
          <w:color w:val="000000" w:themeColor="text1"/>
          <w:sz w:val="22"/>
          <w:szCs w:val="22"/>
          <w:lang w:val="en-GB"/>
        </w:rPr>
        <w:t>), storm (</w:t>
      </w:r>
      <w:proofErr w:type="spellStart"/>
      <w:r w:rsidRPr="009157E7">
        <w:rPr>
          <w:rFonts w:ascii="Times New Roman" w:hAnsi="Times New Roman" w:cs="Times New Roman"/>
          <w:i w:val="0"/>
          <w:iCs w:val="0"/>
          <w:color w:val="000000" w:themeColor="text1"/>
          <w:sz w:val="22"/>
          <w:szCs w:val="22"/>
          <w:lang w:val="en-GB"/>
        </w:rPr>
        <w:t>sto</w:t>
      </w:r>
      <w:proofErr w:type="spellEnd"/>
      <w:r w:rsidRPr="009157E7">
        <w:rPr>
          <w:rFonts w:ascii="Times New Roman" w:hAnsi="Times New Roman" w:cs="Times New Roman"/>
          <w:i w:val="0"/>
          <w:iCs w:val="0"/>
          <w:color w:val="000000" w:themeColor="text1"/>
          <w:sz w:val="22"/>
          <w:szCs w:val="22"/>
          <w:lang w:val="en-GB"/>
        </w:rPr>
        <w:t>). The column panels represent the fishing styles Archipelago (arc), fishing guide (</w:t>
      </w:r>
      <w:proofErr w:type="spellStart"/>
      <w:r w:rsidRPr="009157E7">
        <w:rPr>
          <w:rFonts w:ascii="Times New Roman" w:hAnsi="Times New Roman" w:cs="Times New Roman"/>
          <w:i w:val="0"/>
          <w:iCs w:val="0"/>
          <w:color w:val="000000" w:themeColor="text1"/>
          <w:sz w:val="22"/>
          <w:szCs w:val="22"/>
          <w:lang w:val="en-GB"/>
        </w:rPr>
        <w:t>gui</w:t>
      </w:r>
      <w:proofErr w:type="spellEnd"/>
      <w:r w:rsidRPr="009157E7">
        <w:rPr>
          <w:rFonts w:ascii="Times New Roman" w:hAnsi="Times New Roman" w:cs="Times New Roman"/>
          <w:i w:val="0"/>
          <w:iCs w:val="0"/>
          <w:color w:val="000000" w:themeColor="text1"/>
          <w:sz w:val="22"/>
          <w:szCs w:val="22"/>
          <w:lang w:val="en-GB"/>
        </w:rPr>
        <w:t>), recreational fisher (</w:t>
      </w:r>
      <w:proofErr w:type="spellStart"/>
      <w:r w:rsidRPr="009157E7">
        <w:rPr>
          <w:rFonts w:ascii="Times New Roman" w:hAnsi="Times New Roman" w:cs="Times New Roman"/>
          <w:i w:val="0"/>
          <w:iCs w:val="0"/>
          <w:color w:val="000000" w:themeColor="text1"/>
          <w:sz w:val="22"/>
          <w:szCs w:val="22"/>
          <w:lang w:val="en-GB"/>
        </w:rPr>
        <w:t>rcf</w:t>
      </w:r>
      <w:proofErr w:type="spellEnd"/>
      <w:r w:rsidRPr="009157E7">
        <w:rPr>
          <w:rFonts w:ascii="Times New Roman" w:hAnsi="Times New Roman" w:cs="Times New Roman"/>
          <w:i w:val="0"/>
          <w:iCs w:val="0"/>
          <w:color w:val="000000" w:themeColor="text1"/>
          <w:sz w:val="22"/>
          <w:szCs w:val="22"/>
          <w:lang w:val="en-GB"/>
        </w:rPr>
        <w:t>; coastal small-scale fisher (</w:t>
      </w:r>
      <w:proofErr w:type="spellStart"/>
      <w:r w:rsidRPr="009157E7">
        <w:rPr>
          <w:rFonts w:ascii="Times New Roman" w:hAnsi="Times New Roman" w:cs="Times New Roman"/>
          <w:i w:val="0"/>
          <w:iCs w:val="0"/>
          <w:color w:val="000000" w:themeColor="text1"/>
          <w:sz w:val="22"/>
          <w:szCs w:val="22"/>
          <w:lang w:val="en-GB"/>
        </w:rPr>
        <w:t>ssf</w:t>
      </w:r>
      <w:proofErr w:type="spellEnd"/>
      <w:r w:rsidRPr="009157E7">
        <w:rPr>
          <w:rFonts w:ascii="Times New Roman" w:hAnsi="Times New Roman" w:cs="Times New Roman"/>
          <w:i w:val="0"/>
          <w:iCs w:val="0"/>
          <w:color w:val="000000" w:themeColor="text1"/>
          <w:sz w:val="22"/>
          <w:szCs w:val="22"/>
          <w:lang w:val="en-GB"/>
        </w:rPr>
        <w:t>), pelagic trawler (</w:t>
      </w:r>
      <w:proofErr w:type="spellStart"/>
      <w:r w:rsidRPr="009157E7">
        <w:rPr>
          <w:rFonts w:ascii="Times New Roman" w:hAnsi="Times New Roman" w:cs="Times New Roman"/>
          <w:i w:val="0"/>
          <w:iCs w:val="0"/>
          <w:color w:val="000000" w:themeColor="text1"/>
          <w:sz w:val="22"/>
          <w:szCs w:val="22"/>
          <w:lang w:val="en-GB"/>
        </w:rPr>
        <w:t>trw</w:t>
      </w:r>
      <w:proofErr w:type="spellEnd"/>
      <w:r w:rsidRPr="009157E7">
        <w:rPr>
          <w:rFonts w:ascii="Times New Roman" w:hAnsi="Times New Roman" w:cs="Times New Roman"/>
          <w:i w:val="0"/>
          <w:iCs w:val="0"/>
          <w:color w:val="000000" w:themeColor="text1"/>
          <w:sz w:val="22"/>
          <w:szCs w:val="22"/>
          <w:lang w:val="en-GB"/>
        </w:rPr>
        <w:t>). The row panels show individual and societal risk.</w:t>
      </w:r>
      <w:bookmarkEnd w:id="85"/>
      <w:r w:rsidRPr="009157E7">
        <w:rPr>
          <w:rFonts w:ascii="Times New Roman" w:hAnsi="Times New Roman" w:cs="Times New Roman"/>
          <w:i w:val="0"/>
          <w:iCs w:val="0"/>
          <w:color w:val="000000" w:themeColor="text1"/>
          <w:sz w:val="22"/>
          <w:szCs w:val="22"/>
          <w:lang w:val="en-GB"/>
        </w:rPr>
        <w:t xml:space="preserve"> </w:t>
      </w:r>
    </w:p>
    <w:p w14:paraId="7C8C88AB" w14:textId="780969E0" w:rsidR="00EA2EE6" w:rsidRPr="00DA2F21" w:rsidRDefault="00841DC8" w:rsidP="00553104">
      <w:pPr>
        <w:keepNext/>
        <w:rPr>
          <w:rFonts w:ascii="Times New Roman" w:hAnsi="Times New Roman" w:cs="Times New Roman"/>
          <w:lang w:val="en-GB"/>
        </w:rPr>
      </w:pPr>
      <w:commentRangeStart w:id="86"/>
      <w:commentRangeEnd w:id="86"/>
      <w:r>
        <w:rPr>
          <w:rStyle w:val="CommentReference"/>
        </w:rPr>
        <w:commentReference w:id="86"/>
      </w:r>
    </w:p>
    <w:p w14:paraId="2C724B7F" w14:textId="1A2FF829"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r w:rsidRPr="00DA2F21">
        <w:rPr>
          <w:rFonts w:ascii="Times New Roman" w:hAnsi="Times New Roman" w:cs="Times New Roman"/>
          <w:b/>
          <w:bCs/>
          <w:sz w:val="28"/>
          <w:szCs w:val="28"/>
          <w:u w:val="single"/>
          <w:lang w:val="en-GB"/>
        </w:rPr>
        <w:t>Discussion – 1500 max</w:t>
      </w:r>
    </w:p>
    <w:p w14:paraId="3EEC09CA" w14:textId="77777777" w:rsidR="00BE30B9" w:rsidRDefault="00BE30B9" w:rsidP="00DA2F21">
      <w:pPr>
        <w:spacing w:after="0" w:line="276" w:lineRule="auto"/>
        <w:rPr>
          <w:rFonts w:ascii="Times New Roman" w:hAnsi="Times New Roman" w:cs="Times New Roman"/>
          <w:lang w:val="en-GB"/>
        </w:rPr>
      </w:pPr>
    </w:p>
    <w:p w14:paraId="545CCCEE" w14:textId="77777777" w:rsidR="00CB5341" w:rsidRDefault="00CB5341" w:rsidP="00DA2F21">
      <w:pPr>
        <w:spacing w:after="0" w:line="276" w:lineRule="auto"/>
        <w:rPr>
          <w:rFonts w:ascii="Times New Roman" w:hAnsi="Times New Roman" w:cs="Times New Roman"/>
          <w:lang w:val="en-GB"/>
        </w:rPr>
      </w:pPr>
    </w:p>
    <w:p w14:paraId="379BCF46" w14:textId="77777777" w:rsidR="008A7D0C" w:rsidRDefault="00175476" w:rsidP="009100ED">
      <w:pPr>
        <w:pStyle w:val="ListParagraph"/>
        <w:numPr>
          <w:ilvl w:val="0"/>
          <w:numId w:val="11"/>
        </w:numPr>
        <w:spacing w:after="0" w:line="276" w:lineRule="auto"/>
        <w:rPr>
          <w:rFonts w:ascii="Times New Roman" w:hAnsi="Times New Roman" w:cs="Times New Roman"/>
          <w:lang w:val="en-GB"/>
        </w:rPr>
      </w:pPr>
      <w:commentRangeStart w:id="87"/>
      <w:commentRangeStart w:id="88"/>
      <w:commentRangeStart w:id="89"/>
      <w:commentRangeStart w:id="90"/>
      <w:r>
        <w:rPr>
          <w:rFonts w:ascii="Times New Roman" w:hAnsi="Times New Roman" w:cs="Times New Roman"/>
          <w:lang w:val="en-GB"/>
        </w:rPr>
        <w:t>General</w:t>
      </w:r>
      <w:commentRangeEnd w:id="87"/>
      <w:r w:rsidR="00D3214B">
        <w:rPr>
          <w:rStyle w:val="CommentReference"/>
        </w:rPr>
        <w:commentReference w:id="87"/>
      </w:r>
      <w:commentRangeEnd w:id="88"/>
      <w:r w:rsidR="00597407">
        <w:rPr>
          <w:rStyle w:val="CommentReference"/>
        </w:rPr>
        <w:commentReference w:id="88"/>
      </w:r>
      <w:commentRangeEnd w:id="89"/>
      <w:commentRangeEnd w:id="90"/>
      <w:r w:rsidR="004351D7">
        <w:rPr>
          <w:rStyle w:val="CommentReference"/>
        </w:rPr>
        <w:commentReference w:id="90"/>
      </w:r>
      <w:r w:rsidR="00597407">
        <w:rPr>
          <w:rStyle w:val="CommentReference"/>
        </w:rPr>
        <w:commentReference w:id="89"/>
      </w:r>
    </w:p>
    <w:p w14:paraId="206EB027" w14:textId="77777777" w:rsidR="008A7D0C" w:rsidRDefault="008A7D0C" w:rsidP="008A7D0C">
      <w:pPr>
        <w:spacing w:after="0" w:line="276" w:lineRule="auto"/>
        <w:rPr>
          <w:rFonts w:ascii="Times New Roman" w:hAnsi="Times New Roman" w:cs="Times New Roman"/>
          <w:lang w:val="en-GB"/>
        </w:rPr>
      </w:pPr>
    </w:p>
    <w:p w14:paraId="1146F1E3" w14:textId="77777777" w:rsidR="00562211" w:rsidRPr="001D5822" w:rsidRDefault="00562211" w:rsidP="001D5822">
      <w:pPr>
        <w:spacing w:after="0" w:line="276" w:lineRule="auto"/>
        <w:rPr>
          <w:rFonts w:ascii="Times New Roman" w:hAnsi="Times New Roman" w:cs="Times New Roman"/>
          <w:lang w:val="en-GB"/>
        </w:rPr>
      </w:pPr>
      <w:r w:rsidRPr="001D5822">
        <w:rPr>
          <w:rFonts w:ascii="Times New Roman" w:hAnsi="Times New Roman" w:cs="Times New Roman"/>
          <w:lang w:val="en-GB"/>
        </w:rPr>
        <w:t>Main message: answers the question posed in intro (move 4) and includes main supporting evidence</w:t>
      </w:r>
    </w:p>
    <w:p w14:paraId="754E163D" w14:textId="77777777" w:rsidR="00562211" w:rsidRPr="009157E7" w:rsidRDefault="00562211" w:rsidP="00562211">
      <w:pPr>
        <w:spacing w:after="0" w:line="276" w:lineRule="auto"/>
        <w:rPr>
          <w:rFonts w:ascii="Times New Roman" w:hAnsi="Times New Roman" w:cs="Times New Roman"/>
          <w:lang w:val="en-GB"/>
        </w:rPr>
      </w:pPr>
    </w:p>
    <w:p w14:paraId="34D3AD25" w14:textId="77777777" w:rsidR="00562211" w:rsidRPr="001D5822" w:rsidRDefault="00562211" w:rsidP="00562211">
      <w:pPr>
        <w:spacing w:after="0" w:line="276" w:lineRule="auto"/>
        <w:rPr>
          <w:rFonts w:ascii="Times New Roman" w:hAnsi="Times New Roman" w:cs="Times New Roman"/>
          <w:lang w:val="en-GB"/>
        </w:rPr>
      </w:pPr>
    </w:p>
    <w:p w14:paraId="69BA4BAF" w14:textId="191E273A" w:rsidR="00562211" w:rsidRPr="009157E7" w:rsidRDefault="00562211" w:rsidP="001D5822">
      <w:pPr>
        <w:spacing w:after="0" w:line="276" w:lineRule="auto"/>
        <w:rPr>
          <w:rFonts w:ascii="Times New Roman" w:hAnsi="Times New Roman" w:cs="Times New Roman"/>
          <w:lang w:val="en-GB"/>
        </w:rPr>
      </w:pPr>
      <w:r w:rsidRPr="009157E7">
        <w:rPr>
          <w:rFonts w:ascii="Times New Roman" w:hAnsi="Times New Roman" w:cs="Times New Roman"/>
          <w:lang w:val="en-GB"/>
        </w:rPr>
        <w:t>Critical assessment: any shortcomings</w:t>
      </w:r>
    </w:p>
    <w:p w14:paraId="648DBF5E" w14:textId="77777777" w:rsidR="00562211" w:rsidRDefault="00562211" w:rsidP="00562211">
      <w:pPr>
        <w:spacing w:after="0" w:line="276" w:lineRule="auto"/>
        <w:rPr>
          <w:rFonts w:ascii="Times New Roman" w:hAnsi="Times New Roman" w:cs="Times New Roman"/>
          <w:lang w:val="en-GB"/>
        </w:rPr>
      </w:pPr>
    </w:p>
    <w:p w14:paraId="3C7518A6" w14:textId="77777777" w:rsidR="00562211" w:rsidRDefault="00562211" w:rsidP="00562211">
      <w:pPr>
        <w:spacing w:after="0" w:line="276" w:lineRule="auto"/>
        <w:rPr>
          <w:rFonts w:ascii="Times New Roman" w:hAnsi="Times New Roman" w:cs="Times New Roman"/>
          <w:lang w:val="en-GB"/>
        </w:rPr>
      </w:pPr>
    </w:p>
    <w:p w14:paraId="2AF65796" w14:textId="437D6413" w:rsidR="00562211" w:rsidRPr="001D5822" w:rsidRDefault="00562211" w:rsidP="003C3DAF">
      <w:pPr>
        <w:spacing w:after="0" w:line="276" w:lineRule="auto"/>
        <w:rPr>
          <w:rFonts w:ascii="Times New Roman" w:hAnsi="Times New Roman" w:cs="Times New Roman"/>
          <w:lang w:val="en-GB"/>
        </w:rPr>
      </w:pPr>
      <w:r w:rsidRPr="001D5822">
        <w:rPr>
          <w:rFonts w:ascii="Times New Roman" w:hAnsi="Times New Roman" w:cs="Times New Roman"/>
          <w:lang w:val="en-GB"/>
        </w:rPr>
        <w:t>Comparison with other studies: agreement, different results, contradictions</w:t>
      </w:r>
    </w:p>
    <w:p w14:paraId="23FF0A84" w14:textId="77777777" w:rsidR="00562211" w:rsidRDefault="00562211" w:rsidP="008A7D0C">
      <w:pPr>
        <w:spacing w:after="0" w:line="276" w:lineRule="auto"/>
        <w:rPr>
          <w:rFonts w:ascii="Times New Roman" w:hAnsi="Times New Roman" w:cs="Times New Roman"/>
          <w:lang w:val="en-GB"/>
        </w:rPr>
      </w:pPr>
    </w:p>
    <w:p w14:paraId="396D4458" w14:textId="77777777" w:rsidR="00562211" w:rsidRDefault="00562211" w:rsidP="008A7D0C">
      <w:pPr>
        <w:spacing w:after="0" w:line="276" w:lineRule="auto"/>
        <w:rPr>
          <w:rFonts w:ascii="Times New Roman" w:hAnsi="Times New Roman" w:cs="Times New Roman"/>
          <w:lang w:val="en-GB"/>
        </w:rPr>
      </w:pPr>
    </w:p>
    <w:p w14:paraId="1CF2F0E0" w14:textId="5E95F1E2"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D</w:t>
      </w:r>
      <w:r w:rsidR="00175476" w:rsidRPr="008A7D0C">
        <w:rPr>
          <w:rFonts w:ascii="Times New Roman" w:hAnsi="Times New Roman" w:cs="Times New Roman"/>
          <w:lang w:val="en-GB"/>
        </w:rPr>
        <w:t xml:space="preserve">iversity in the results </w:t>
      </w:r>
    </w:p>
    <w:p w14:paraId="10FE152A" w14:textId="07097CC5" w:rsidR="00175476" w:rsidRP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E</w:t>
      </w:r>
      <w:r w:rsidR="00175476" w:rsidRPr="008A7D0C">
        <w:rPr>
          <w:rFonts w:ascii="Times New Roman" w:hAnsi="Times New Roman" w:cs="Times New Roman"/>
          <w:lang w:val="en-GB"/>
        </w:rPr>
        <w:t xml:space="preserve">ventual </w:t>
      </w:r>
      <w:r w:rsidR="002379E7" w:rsidRPr="008A7D0C">
        <w:rPr>
          <w:rFonts w:ascii="Times New Roman" w:hAnsi="Times New Roman" w:cs="Times New Roman"/>
          <w:lang w:val="en-GB"/>
        </w:rPr>
        <w:t>surprising things</w:t>
      </w:r>
      <w:r>
        <w:rPr>
          <w:rFonts w:ascii="Times New Roman" w:hAnsi="Times New Roman" w:cs="Times New Roman"/>
          <w:lang w:val="en-GB"/>
        </w:rPr>
        <w:t>: large agreement on societal and individual importance</w:t>
      </w:r>
    </w:p>
    <w:p w14:paraId="03F494B5" w14:textId="77777777" w:rsidR="002379E7" w:rsidRDefault="002379E7" w:rsidP="002379E7">
      <w:pPr>
        <w:pStyle w:val="ListParagraph"/>
        <w:spacing w:after="0" w:line="276" w:lineRule="auto"/>
        <w:rPr>
          <w:rFonts w:ascii="Times New Roman" w:hAnsi="Times New Roman" w:cs="Times New Roman"/>
          <w:lang w:val="en-GB"/>
        </w:rPr>
      </w:pPr>
    </w:p>
    <w:p w14:paraId="704A54DC" w14:textId="77777777" w:rsidR="008A7D0C" w:rsidRPr="008A7D0C" w:rsidRDefault="00571567" w:rsidP="008A7D0C">
      <w:pPr>
        <w:pStyle w:val="ListParagraph"/>
        <w:numPr>
          <w:ilvl w:val="0"/>
          <w:numId w:val="11"/>
        </w:numPr>
        <w:jc w:val="both"/>
        <w:rPr>
          <w:rFonts w:ascii="Times New Roman" w:hAnsi="Times New Roman" w:cs="Times New Roman"/>
          <w:lang w:val="en-US"/>
        </w:rPr>
      </w:pPr>
      <w:commentRangeStart w:id="91"/>
      <w:r w:rsidRPr="008A7D0C">
        <w:rPr>
          <w:rFonts w:ascii="Times New Roman" w:hAnsi="Times New Roman" w:cs="Times New Roman"/>
          <w:lang w:val="en-GB"/>
        </w:rPr>
        <w:t>Tech</w:t>
      </w:r>
      <w:r w:rsidR="00175476" w:rsidRPr="008A7D0C">
        <w:rPr>
          <w:rFonts w:ascii="Times New Roman" w:hAnsi="Times New Roman" w:cs="Times New Roman"/>
          <w:lang w:val="en-GB"/>
        </w:rPr>
        <w:t>nicalities</w:t>
      </w:r>
      <w:commentRangeEnd w:id="91"/>
      <w:r w:rsidR="00095071">
        <w:rPr>
          <w:rStyle w:val="CommentReference"/>
        </w:rPr>
        <w:commentReference w:id="91"/>
      </w:r>
      <w:r w:rsidR="00175476" w:rsidRPr="008A7D0C">
        <w:rPr>
          <w:rFonts w:ascii="Times New Roman" w:hAnsi="Times New Roman" w:cs="Times New Roman"/>
          <w:lang w:val="en-GB"/>
        </w:rPr>
        <w:t xml:space="preserve">: </w:t>
      </w:r>
    </w:p>
    <w:p w14:paraId="6EA66DE3" w14:textId="77777777" w:rsidR="008A7D0C" w:rsidRPr="008A7D0C" w:rsidRDefault="008A7D0C" w:rsidP="008A7D0C">
      <w:pPr>
        <w:pStyle w:val="ListParagraph"/>
        <w:rPr>
          <w:rFonts w:ascii="Times New Roman" w:hAnsi="Times New Roman" w:cs="Times New Roman"/>
          <w:lang w:val="en-GB"/>
        </w:rPr>
      </w:pPr>
    </w:p>
    <w:p w14:paraId="3226CB69" w14:textId="79F7E23E" w:rsidR="008A7D0C" w:rsidRDefault="008A7D0C" w:rsidP="008A7D0C">
      <w:pPr>
        <w:jc w:val="both"/>
        <w:rPr>
          <w:rFonts w:ascii="Times New Roman" w:hAnsi="Times New Roman" w:cs="Times New Roman"/>
          <w:lang w:val="en-GB"/>
        </w:rPr>
      </w:pPr>
      <w:r>
        <w:rPr>
          <w:rFonts w:ascii="Times New Roman" w:hAnsi="Times New Roman" w:cs="Times New Roman"/>
          <w:lang w:val="en-GB"/>
        </w:rPr>
        <w:t xml:space="preserve">How our interview flow was good for engagement: </w:t>
      </w:r>
      <w:r w:rsidRPr="008A7D0C">
        <w:rPr>
          <w:rFonts w:ascii="Times New Roman" w:hAnsi="Times New Roman" w:cs="Times New Roman"/>
          <w:lang w:val="en-GB"/>
        </w:rPr>
        <w:t>t</w:t>
      </w:r>
      <w:r w:rsidR="009100ED" w:rsidRPr="008A7D0C">
        <w:rPr>
          <w:rFonts w:ascii="Times New Roman" w:hAnsi="Times New Roman" w:cs="Times New Roman"/>
          <w:lang w:val="en-GB"/>
        </w:rPr>
        <w:t>he second run of interview serve to express many more details</w:t>
      </w:r>
      <w:r w:rsidR="002379E7" w:rsidRPr="008A7D0C">
        <w:rPr>
          <w:rFonts w:ascii="Times New Roman" w:hAnsi="Times New Roman" w:cs="Times New Roman"/>
          <w:lang w:val="en-GB"/>
        </w:rPr>
        <w:t xml:space="preserve">; </w:t>
      </w:r>
      <w:r w:rsidR="00E25E35" w:rsidRPr="008A7D0C">
        <w:rPr>
          <w:rFonts w:ascii="Times New Roman" w:hAnsi="Times New Roman" w:cs="Times New Roman"/>
          <w:lang w:val="en-GB"/>
        </w:rPr>
        <w:t>The short time from the previous consultation was necessary to maintain the stakeholder engaged and updated on the state of the project.</w:t>
      </w:r>
      <w:r w:rsidR="005254BC" w:rsidRPr="008A7D0C">
        <w:rPr>
          <w:rFonts w:ascii="Times New Roman" w:hAnsi="Times New Roman" w:cs="Times New Roman"/>
          <w:lang w:val="en-GB"/>
        </w:rPr>
        <w:t xml:space="preserve"> </w:t>
      </w:r>
      <w:r w:rsidR="0092452C">
        <w:rPr>
          <w:rFonts w:ascii="Times New Roman" w:hAnsi="Times New Roman" w:cs="Times New Roman"/>
          <w:lang w:val="en-GB"/>
        </w:rPr>
        <w:t xml:space="preserve">Engagement and motivation are crucial for expert elicitation </w:t>
      </w:r>
      <w:r w:rsidR="0092452C">
        <w:rPr>
          <w:rFonts w:ascii="Times New Roman" w:hAnsi="Times New Roman" w:cs="Times New Roman"/>
          <w:lang w:val="en-GB"/>
        </w:rPr>
        <w:fldChar w:fldCharType="begin"/>
      </w:r>
      <w:r w:rsidR="0092452C">
        <w:rPr>
          <w:rFonts w:ascii="Times New Roman" w:hAnsi="Times New Roman" w:cs="Times New Roman"/>
          <w:lang w:val="en-GB"/>
        </w:rPr>
        <w:instrText xml:space="preserve"> ADDIN ZOTERO_ITEM CSL_CITATION {"citationID":"RZeMefTG","properties":{"formattedCitation":"(Renooij, 2001)","plainCitation":"(Renooij, 2001)","noteIndex":0},"citationItems":[{"id":2813,"uris":["http://zotero.org/users/6838574/items/VDFD3IUS"],"itemData":{"id":2813,"type":"article-journal","abstract":"Upon assessing probabilities for Bayesian belief networks, the knowledge and practical experience of experts is often the only available source of probabilistic information. It is important to realise that issues concerning human capabilities with respect to making judgements come into play when relying on experts for probability elicitation. A number of methods for the elicitation of probabilities are known from the field of decision analysis. These methods try, to some extent, to deal with those issues. I present here an overview of the issues to consider when relying on expert judgements and describe the methods that are available for expert elicitation, along with their benefits and drawbacks.","container-title":"The Knowledge Engineering Review","DOI":"10.1017/S0269888901000145","ISSN":"1469-8005, 0269-8889","issue":"3","language":"en","page":"255-269","source":"Cambridge University Press","title":"Probability elicitation for belief networks: issues to consider","title-short":"Probability elicitation for belief networks","volume":"16","author":[{"family":"Renooij","given":"Silja"}],"issued":{"date-parts":[["2001",9]]}}}],"schema":"https://github.com/citation-style-language/schema/raw/master/csl-citation.json"} </w:instrText>
      </w:r>
      <w:r w:rsidR="0092452C">
        <w:rPr>
          <w:rFonts w:ascii="Times New Roman" w:hAnsi="Times New Roman" w:cs="Times New Roman"/>
          <w:lang w:val="en-GB"/>
        </w:rPr>
        <w:fldChar w:fldCharType="separate"/>
      </w:r>
      <w:r w:rsidR="0092452C" w:rsidRPr="001D5822">
        <w:rPr>
          <w:rFonts w:ascii="Times New Roman" w:hAnsi="Times New Roman" w:cs="Times New Roman"/>
          <w:lang w:val="en-GB"/>
        </w:rPr>
        <w:t>(Renooij, 2001)</w:t>
      </w:r>
      <w:r w:rsidR="0092452C">
        <w:rPr>
          <w:rFonts w:ascii="Times New Roman" w:hAnsi="Times New Roman" w:cs="Times New Roman"/>
          <w:lang w:val="en-GB"/>
        </w:rPr>
        <w:fldChar w:fldCharType="end"/>
      </w:r>
    </w:p>
    <w:p w14:paraId="653E22F4" w14:textId="671904CB" w:rsidR="00A4700A" w:rsidRDefault="00A4700A" w:rsidP="008A7D0C">
      <w:pPr>
        <w:jc w:val="both"/>
        <w:rPr>
          <w:rFonts w:ascii="Times New Roman" w:hAnsi="Times New Roman" w:cs="Times New Roman"/>
          <w:lang w:val="en-GB"/>
        </w:rPr>
      </w:pPr>
      <w:r>
        <w:rPr>
          <w:rFonts w:ascii="Times New Roman" w:hAnsi="Times New Roman" w:cs="Times New Roman"/>
          <w:lang w:val="en-GB"/>
        </w:rPr>
        <w:t xml:space="preserve">Dichotomising is not awesome but </w:t>
      </w:r>
      <w:proofErr w:type="spellStart"/>
      <w:r>
        <w:rPr>
          <w:rFonts w:ascii="Times New Roman" w:hAnsi="Times New Roman" w:cs="Times New Roman"/>
          <w:lang w:val="en-GB"/>
        </w:rPr>
        <w:t>its</w:t>
      </w:r>
      <w:proofErr w:type="spellEnd"/>
      <w:r>
        <w:rPr>
          <w:rFonts w:ascii="Times New Roman" w:hAnsi="Times New Roman" w:cs="Times New Roman"/>
          <w:lang w:val="en-GB"/>
        </w:rPr>
        <w:t xml:space="preserve"> done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{"citationID":"iFNepJjX","properties":{"formattedCitation":"(Su\\uc0\\u225{}rez-Garc\\uc0\\u237{}a et al., 2024)","plainCitation":"(Suárez-García et al., 2024)","noteIndex":0},"citationItems":[{"id":2830,"uris":["http://zotero.org/users/6838574/items/4EEMEZ62"],"itemData":{"id":2830,"type":"article-journal","abstract":"Likert-scale surveys are the undeniable protagonists of online evaluations. They ask the respondent to express their degree of agreement with a series of statements related to the development of a subject. In contrast, in social networks, dichotomous surveys are mostly used. They force respondents to polarize their opinions by selecting “like” or “dislike”. This study compares the efficacy of binary and Likert surveys in gathering student opinions on mechanical engineering program subjects. Using Bayesian analysis, it analyzes the similarity of responses obtained from both formats. For each question and scale, the ratio of “I like” among the total responses collected was calculated. The Bayesian factor method was used to compare the ratios obtained. The null hypothesis was equality between the ratios obtained by the different scales for the same question. This hypothesis was rejected in only 7 of the 49 questions evaluated—less than 15%. Finally, the students were surveyed on the preference for use of both scales. More than 80% stated a preference for the use of the dichotomous format. In view of the results obtained, we recommend more frequent use of the dichotomous scale to gather students’ opinions.","container-title":"Applied Sciences","DOI":"10.3390/app14104189","ISSN":"2076-3417","issue":"10","language":"en","license":"http://creativecommons.org/licenses/by/3.0/","note":"publisher: Multidisciplinary Digital Publishing Institute","page":"4189","source":"www.mdpi.com","title":"Exploring the Efficacy of Binary Surveys versus Likert Scales in Assessing Student Perspectives Using Bayesian Analysis","volume":"14","author":[{"family":"Suárez-García","given":"Andrés"},{"family":"Álvarez-Hernández","given":"María"},{"family":"Arce","given":"Elena"},{"family":"Ribas","given":"José Roberto"}],"issued":{"date-parts":[["2024",1]]}}}],"schema":"https://github.com/citation-style-language/schema/raw/master/csl-citation.json"} </w:instrText>
      </w:r>
      <w:r>
        <w:rPr>
          <w:rFonts w:ascii="Times New Roman" w:hAnsi="Times New Roman" w:cs="Times New Roman"/>
          <w:lang w:val="en-GB"/>
        </w:rPr>
        <w:fldChar w:fldCharType="separate"/>
      </w:r>
      <w:r w:rsidRPr="001D5822">
        <w:rPr>
          <w:rFonts w:ascii="Times New Roman" w:hAnsi="Times New Roman" w:cs="Times New Roman"/>
          <w:kern w:val="0"/>
          <w:lang w:val="en-GB"/>
        </w:rPr>
        <w:t>(Suárez-García et al., 2024)</w:t>
      </w:r>
      <w:r>
        <w:rPr>
          <w:rFonts w:ascii="Times New Roman" w:hAnsi="Times New Roman" w:cs="Times New Roman"/>
          <w:lang w:val="en-GB"/>
        </w:rPr>
        <w:fldChar w:fldCharType="end"/>
      </w:r>
    </w:p>
    <w:p w14:paraId="71F6A3E5" w14:textId="2E7C22B6" w:rsidR="008F10B4" w:rsidRDefault="008A7D0C" w:rsidP="008A7D0C">
      <w:pPr>
        <w:jc w:val="both"/>
        <w:rPr>
          <w:rFonts w:ascii="Times New Roman" w:hAnsi="Times New Roman" w:cs="Times New Roman"/>
          <w:lang w:val="en-US"/>
        </w:rPr>
      </w:pPr>
      <w:r>
        <w:rPr>
          <w:rFonts w:ascii="Times New Roman" w:hAnsi="Times New Roman" w:cs="Times New Roman"/>
          <w:lang w:val="en-GB"/>
        </w:rPr>
        <w:t>What came from</w:t>
      </w:r>
      <w:r w:rsidR="005254BC" w:rsidRPr="008A7D0C">
        <w:rPr>
          <w:rFonts w:ascii="Times New Roman" w:hAnsi="Times New Roman" w:cs="Times New Roman"/>
          <w:lang w:val="en-GB"/>
        </w:rPr>
        <w:t xml:space="preserve"> further opportunity to elaborate on the narrative emerged from cycle 1</w:t>
      </w:r>
      <w:r>
        <w:rPr>
          <w:rFonts w:ascii="Times New Roman" w:hAnsi="Times New Roman" w:cs="Times New Roman"/>
          <w:lang w:val="en-GB"/>
        </w:rPr>
        <w:t>:</w:t>
      </w:r>
      <w:r w:rsidR="006819E6" w:rsidRPr="008A7D0C">
        <w:rPr>
          <w:rFonts w:ascii="Times New Roman" w:hAnsi="Times New Roman" w:cs="Times New Roman"/>
          <w:lang w:val="en-GB"/>
        </w:rPr>
        <w:t xml:space="preserve"> </w:t>
      </w:r>
      <w:r>
        <w:rPr>
          <w:rFonts w:ascii="Times New Roman" w:hAnsi="Times New Roman" w:cs="Times New Roman"/>
          <w:lang w:val="en-GB"/>
        </w:rPr>
        <w:t>t</w:t>
      </w:r>
      <w:r w:rsidR="006819E6" w:rsidRPr="008A7D0C">
        <w:rPr>
          <w:rFonts w:ascii="Times New Roman" w:hAnsi="Times New Roman" w:cs="Times New Roman"/>
          <w:lang w:val="en-US"/>
        </w:rPr>
        <w:t xml:space="preserve">he main modifications regarded the strategies that </w:t>
      </w:r>
      <w:r w:rsidR="00F80EFC">
        <w:rPr>
          <w:rFonts w:ascii="Times New Roman" w:hAnsi="Times New Roman" w:cs="Times New Roman"/>
          <w:lang w:val="en-US"/>
        </w:rPr>
        <w:t>fisher</w:t>
      </w:r>
      <w:r w:rsidR="00095071">
        <w:rPr>
          <w:rFonts w:ascii="Times New Roman" w:hAnsi="Times New Roman" w:cs="Times New Roman"/>
          <w:lang w:val="en-US"/>
        </w:rPr>
        <w:t>s</w:t>
      </w:r>
      <w:r w:rsidR="006819E6" w:rsidRPr="008A7D0C">
        <w:rPr>
          <w:rFonts w:ascii="Times New Roman" w:hAnsi="Times New Roman" w:cs="Times New Roman"/>
          <w:lang w:val="en-US"/>
        </w:rPr>
        <w:t xml:space="preserve"> adopt when extreme weather events happen, the need to account for multiple options for gear and target species, and the definition of non-relevant combinations of fishing style and extreme weather event. </w:t>
      </w:r>
    </w:p>
    <w:p w14:paraId="3F06B225" w14:textId="4A98562B" w:rsidR="00A220A4" w:rsidRDefault="00A220A4" w:rsidP="008A7D0C">
      <w:pPr>
        <w:jc w:val="both"/>
        <w:rPr>
          <w:rFonts w:ascii="Times New Roman" w:hAnsi="Times New Roman" w:cs="Times New Roman"/>
          <w:lang w:val="en-US"/>
        </w:rPr>
      </w:pPr>
      <w:r>
        <w:rPr>
          <w:rFonts w:ascii="Times New Roman" w:hAnsi="Times New Roman" w:cs="Times New Roman"/>
          <w:lang w:val="en-US"/>
        </w:rPr>
        <w:lastRenderedPageBreak/>
        <w:t>We do not observed the central state tendency</w:t>
      </w:r>
      <w:r w:rsidR="0092452C">
        <w:rPr>
          <w:rFonts w:ascii="Times New Roman" w:hAnsi="Times New Roman" w:cs="Times New Roman"/>
          <w:lang w:val="en-US"/>
        </w:rPr>
        <w:t xml:space="preserve">, or </w:t>
      </w:r>
      <w:r w:rsidR="009B5E5E">
        <w:rPr>
          <w:rFonts w:ascii="Times New Roman" w:hAnsi="Times New Roman" w:cs="Times New Roman"/>
          <w:lang w:val="en-US"/>
        </w:rPr>
        <w:t>centering</w:t>
      </w:r>
      <w:r w:rsidR="0092452C">
        <w:rPr>
          <w:rFonts w:ascii="Times New Roman" w:hAnsi="Times New Roman" w:cs="Times New Roman"/>
          <w:lang w:val="en-US"/>
        </w:rPr>
        <w:t xml:space="preserve"> effect</w:t>
      </w:r>
      <w:r>
        <w:rPr>
          <w:rFonts w:ascii="Times New Roman" w:hAnsi="Times New Roman" w:cs="Times New Roman"/>
          <w:lang w:val="en-US"/>
        </w:rPr>
        <w:t xml:space="preserve"> </w:t>
      </w:r>
      <w:r>
        <w:rPr>
          <w:rFonts w:ascii="Times New Roman" w:hAnsi="Times New Roman" w:cs="Times New Roman"/>
          <w:lang w:val="en-US"/>
        </w:rPr>
        <w:fldChar w:fldCharType="begin"/>
      </w:r>
      <w:r w:rsidR="0092452C">
        <w:rPr>
          <w:rFonts w:ascii="Times New Roman" w:hAnsi="Times New Roman" w:cs="Times New Roman"/>
          <w:lang w:val="en-US"/>
        </w:rPr>
        <w:instrText xml:space="preserve"> ADDIN ZOTERO_ITEM CSL_CITATION {"citationID":"zxmH40nU","properties":{"formattedCitation":"(Douven, 2018; Renooij, 2001)","plainCitation":"(Douven, 2018; Renooij, 2001)","noteIndex":0},"citationItems":[{"id":2796,"uris":["http://zotero.org/users/6838574/items/CLUQA457"],"itemData":{"id":2796,"type":"article-journal","abstract":"The central tendency bias is a robust finding in data from experiments using Likert scales to elicit responses. The present paper offers a Bayesian perspective on this bias, explaining it as a natural outcome of how participants provide point estimates of probability distributions over the items on a Likert scale. Two studies are reported that support this Bayesian explanation.","container-title":"Psychonomic Bulletin &amp; Review","DOI":"10.3758/s13423-017-1344-2","ISSN":"1531-5320","issue":"3","journalAbbreviation":"Psychon Bull Rev","language":"en","page":"1203-1211","source":"Springer Link","title":"A Bayesian perspective on Likert scales and central tendency","volume":"25","author":[{"family":"Douven","given":"Igor"}],"issued":{"date-parts":[["2018",6,1]]}}},{"id":2813,"uris":["http://zotero.org/users/6838574/items/VDFD3IUS"],"itemData":{"id":2813,"type":"article-journal","abstract":"Upon assessing probabilities for Bayesian belief networks, the knowledge and practical experience of experts is often the only available source of probabilistic information. It is important to realise that issues concerning human capabilities with respect to making judgements come into play when relying on experts for probability elicitation. A number of methods for the elicitation of probabilities are known from the field of decision analysis. These methods try, to some extent, to deal with those issues. I present here an overview of the issues to consider when relying on expert judgements and describe the methods that are available for expert elicitation, along with their benefits and drawbacks.","container-title":"The Knowledge Engineering Review","DOI":"10.1017/S0269888901000145","ISSN":"1469-8005, 0269-8889","issue":"3","language":"en","page":"255-269","source":"Cambridge University Press","title":"Probability elicitation for belief networks: issues to consider","title-short":"Probability elicitation for belief networks","volume":"16","author":[{"family":"Renooij","given":"Silja"}],"issued":{"date-parts":[["2001",9]]}}}],"schema":"https://github.com/citation-style-language/schema/raw/master/csl-citation.json"} </w:instrText>
      </w:r>
      <w:r>
        <w:rPr>
          <w:rFonts w:ascii="Times New Roman" w:hAnsi="Times New Roman" w:cs="Times New Roman"/>
          <w:lang w:val="en-US"/>
        </w:rPr>
        <w:fldChar w:fldCharType="separate"/>
      </w:r>
      <w:r w:rsidR="0092452C" w:rsidRPr="0092452C">
        <w:rPr>
          <w:rFonts w:ascii="Times New Roman" w:hAnsi="Times New Roman" w:cs="Times New Roman"/>
          <w:lang w:val="en-GB"/>
        </w:rPr>
        <w:t>(Douven, 2018; Renooij, 2001)</w:t>
      </w:r>
      <w:r>
        <w:rPr>
          <w:rFonts w:ascii="Times New Roman" w:hAnsi="Times New Roman" w:cs="Times New Roman"/>
          <w:lang w:val="en-US"/>
        </w:rPr>
        <w:fldChar w:fldCharType="end"/>
      </w:r>
    </w:p>
    <w:p w14:paraId="3AB8F6BA" w14:textId="45D896B7" w:rsidR="00A6113C" w:rsidRPr="008A7D0C" w:rsidRDefault="00A6113C" w:rsidP="008A7D0C">
      <w:pPr>
        <w:jc w:val="both"/>
        <w:rPr>
          <w:rFonts w:ascii="Times New Roman" w:hAnsi="Times New Roman" w:cs="Times New Roman"/>
          <w:lang w:val="en-US"/>
        </w:rPr>
      </w:pPr>
      <w:r>
        <w:rPr>
          <w:rFonts w:ascii="Times New Roman" w:hAnsi="Times New Roman" w:cs="Times New Roman"/>
          <w:lang w:val="en-US"/>
        </w:rPr>
        <w:t xml:space="preserve">How we checked against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{"citationID":"zf1jSJ8j","properties":{"formattedCitation":"(Marcot, 2017)","plainCitation":"(Marcot, 2017)","noteIndex":0},"citationItems":[{"id":2848,"uris":["http://zotero.org/users/6838574/items/BQWG47DZ"],"itemData":{"id":2848,"type":"article-journal","abstract":"Use and popularity of Bayesian network (BN) modeling has greatly expanded in recent years, but many common problems remain. Here, I summarize key problems in BN model construction and interpretation, along with suggested practical solutions. Problems in BN model construction include parameterizing probability values, variable definition, complex network structures, latent and confounding variables, outlier expert judgments, variable correlation, model peer review, tests of calibration and validation, model overfitting, and modeling wicked problems. Problems in BN model interpretation include objective creep, misconstruing variable influence, conflating correlation with causation, conflating proportion and expectation with probability, and using expert opinion. Solutions are offered for each problem and researchers are urged to innovate and share further solutions.","container-title":"Ecological Modelling","DOI":"10.1016/j.ecolmodel.2017.05.011","ISSN":"0304-3800","journalAbbreviation":"Ecological Modelling","page":"1-9","source":"ScienceDirect","title":"Common quandaries and their practical solutions in Bayesian network modeling","volume":"358","author":[{"family":"Marcot","given":"Bruce G."}],"issued":{"date-parts":[["2017",8,24]]}}}],"schema":"https://github.com/citation-style-language/schema/raw/master/csl-citation.json"} </w:instrText>
      </w:r>
      <w:r>
        <w:rPr>
          <w:rFonts w:ascii="Times New Roman" w:hAnsi="Times New Roman" w:cs="Times New Roman"/>
          <w:lang w:val="en-US"/>
        </w:rPr>
        <w:fldChar w:fldCharType="separate"/>
      </w:r>
      <w:r w:rsidRPr="001D5822">
        <w:rPr>
          <w:rFonts w:ascii="Times New Roman" w:hAnsi="Times New Roman" w:cs="Times New Roman"/>
          <w:lang w:val="en-GB"/>
        </w:rPr>
        <w:t>(Marcot, 2017)</w:t>
      </w:r>
      <w:r>
        <w:rPr>
          <w:rFonts w:ascii="Times New Roman" w:hAnsi="Times New Roman" w:cs="Times New Roman"/>
          <w:lang w:val="en-US"/>
        </w:rPr>
        <w:fldChar w:fldCharType="end"/>
      </w:r>
    </w:p>
    <w:p w14:paraId="6ED772C1" w14:textId="1DB7A886" w:rsidR="00EA77AF" w:rsidRPr="001D5822" w:rsidRDefault="009B5E5E" w:rsidP="001D5822">
      <w:pPr>
        <w:rPr>
          <w:rFonts w:ascii="Times New Roman" w:hAnsi="Times New Roman" w:cs="Times New Roman"/>
          <w:lang w:val="en-US"/>
        </w:rPr>
      </w:pPr>
      <w:r>
        <w:rPr>
          <w:rFonts w:ascii="Times New Roman" w:hAnsi="Times New Roman" w:cs="Times New Roman"/>
          <w:lang w:val="en-US"/>
        </w:rPr>
        <w:t>Discuss the differences in uncertainty</w:t>
      </w:r>
    </w:p>
    <w:p w14:paraId="052A8219" w14:textId="77777777" w:rsidR="008A7D0C" w:rsidRDefault="00EA77AF"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Limitations</w:t>
      </w:r>
    </w:p>
    <w:p w14:paraId="47C1BF5F" w14:textId="150B8EA6" w:rsidR="00EA77AF"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w:t>
      </w:r>
      <w:r w:rsidR="00EA77AF" w:rsidRPr="008A7D0C">
        <w:rPr>
          <w:rFonts w:ascii="Times New Roman" w:hAnsi="Times New Roman" w:cs="Times New Roman"/>
          <w:lang w:val="en-GB"/>
        </w:rPr>
        <w:t>here is no loop</w:t>
      </w:r>
      <w:r>
        <w:rPr>
          <w:rFonts w:ascii="Times New Roman" w:hAnsi="Times New Roman" w:cs="Times New Roman"/>
          <w:lang w:val="en-GB"/>
        </w:rPr>
        <w:t xml:space="preserve"> between the fisher and the ecosystem</w:t>
      </w:r>
      <w:r w:rsidR="00EA77AF" w:rsidRPr="008A7D0C">
        <w:rPr>
          <w:rFonts w:ascii="Times New Roman" w:hAnsi="Times New Roman" w:cs="Times New Roman"/>
          <w:lang w:val="en-GB"/>
        </w:rPr>
        <w:t xml:space="preserve"> </w:t>
      </w:r>
      <w:r w:rsidR="00EA77AF" w:rsidRPr="008A7D0C">
        <w:rPr>
          <w:rFonts w:ascii="Times New Roman" w:hAnsi="Times New Roman" w:cs="Times New Roman"/>
          <w:lang w:val="en-GB"/>
        </w:rPr>
        <w:fldChar w:fldCharType="begin"/>
      </w:r>
      <w:r w:rsidR="00EA77AF" w:rsidRPr="008A7D0C">
        <w:rPr>
          <w:rFonts w:ascii="Times New Roman" w:hAnsi="Times New Roman" w:cs="Times New Roman"/>
          <w:lang w:val="en-GB"/>
        </w:rPr>
        <w:instrText xml:space="preserve"> ADDIN ZOTERO_ITEM CSL_CITATION {"citationID":"LT5tHKHO","properties":{"formattedCitation":"(Harvey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sidR="00EA77AF" w:rsidRPr="008A7D0C">
        <w:rPr>
          <w:rFonts w:ascii="Times New Roman" w:hAnsi="Times New Roman" w:cs="Times New Roman"/>
          <w:lang w:val="en-GB"/>
        </w:rPr>
        <w:fldChar w:fldCharType="separate"/>
      </w:r>
      <w:r w:rsidR="00EA77AF" w:rsidRPr="008A7D0C">
        <w:rPr>
          <w:rFonts w:ascii="Times New Roman" w:hAnsi="Times New Roman" w:cs="Times New Roman"/>
          <w:lang w:val="en-GB"/>
        </w:rPr>
        <w:t>(Harvey et al., 2025)</w:t>
      </w:r>
      <w:r w:rsidR="00EA77AF" w:rsidRPr="008A7D0C">
        <w:rPr>
          <w:rFonts w:ascii="Times New Roman" w:hAnsi="Times New Roman" w:cs="Times New Roman"/>
          <w:lang w:val="en-GB"/>
        </w:rPr>
        <w:fldChar w:fldCharType="end"/>
      </w:r>
      <w:r>
        <w:rPr>
          <w:rFonts w:ascii="Times New Roman" w:hAnsi="Times New Roman" w:cs="Times New Roman"/>
          <w:lang w:val="en-GB"/>
        </w:rPr>
        <w:t>, and the stock status is very simple and not informed on MEW.</w:t>
      </w:r>
    </w:p>
    <w:p w14:paraId="4E281F55" w14:textId="77777777" w:rsidR="008A7D0C" w:rsidRDefault="008A7D0C" w:rsidP="008A7D0C">
      <w:pPr>
        <w:spacing w:after="0" w:line="276" w:lineRule="auto"/>
        <w:rPr>
          <w:rFonts w:ascii="Times New Roman" w:hAnsi="Times New Roman" w:cs="Times New Roman"/>
          <w:lang w:val="en-GB"/>
        </w:rPr>
      </w:pPr>
    </w:p>
    <w:p w14:paraId="5FE435A3" w14:textId="18FC4612" w:rsidR="00101454" w:rsidRPr="008A7D0C" w:rsidRDefault="008A7D0C" w:rsidP="00101454">
      <w:pPr>
        <w:spacing w:after="0" w:line="276" w:lineRule="auto"/>
        <w:rPr>
          <w:rFonts w:ascii="Times New Roman" w:hAnsi="Times New Roman" w:cs="Times New Roman"/>
          <w:lang w:val="en-GB"/>
        </w:rPr>
      </w:pPr>
      <w:r>
        <w:rPr>
          <w:rFonts w:ascii="Times New Roman" w:hAnsi="Times New Roman" w:cs="Times New Roman"/>
          <w:lang w:val="en-GB"/>
        </w:rPr>
        <w:t>Sample size is very low.</w:t>
      </w:r>
      <w:r w:rsidR="00101454">
        <w:rPr>
          <w:rFonts w:ascii="Times New Roman" w:hAnsi="Times New Roman" w:cs="Times New Roman"/>
          <w:lang w:val="en-GB"/>
        </w:rPr>
        <w:t xml:space="preserve"> </w:t>
      </w:r>
      <w:proofErr w:type="gramStart"/>
      <w:r w:rsidR="00101454">
        <w:rPr>
          <w:rFonts w:ascii="Times New Roman" w:hAnsi="Times New Roman" w:cs="Times New Roman"/>
          <w:lang w:val="en-GB"/>
        </w:rPr>
        <w:t>However</w:t>
      </w:r>
      <w:proofErr w:type="gramEnd"/>
      <w:r w:rsidR="00101454">
        <w:rPr>
          <w:rFonts w:ascii="Times New Roman" w:hAnsi="Times New Roman" w:cs="Times New Roman"/>
          <w:lang w:val="en-GB"/>
        </w:rPr>
        <w:t xml:space="preserve"> the FAIR framework makes it available for reuse and improvement with additional data.</w:t>
      </w:r>
    </w:p>
    <w:p w14:paraId="4946C3C1" w14:textId="50EAA354" w:rsidR="008A7D0C" w:rsidRPr="008A7D0C" w:rsidRDefault="008A7D0C" w:rsidP="008A7D0C">
      <w:pPr>
        <w:spacing w:after="0" w:line="276" w:lineRule="auto"/>
        <w:rPr>
          <w:rFonts w:ascii="Times New Roman" w:hAnsi="Times New Roman" w:cs="Times New Roman"/>
          <w:lang w:val="en-GB"/>
        </w:rPr>
      </w:pPr>
    </w:p>
    <w:p w14:paraId="03CC28E2" w14:textId="77777777" w:rsidR="002379E7" w:rsidRPr="002379E7" w:rsidRDefault="002379E7" w:rsidP="002379E7">
      <w:pPr>
        <w:spacing w:after="0" w:line="276" w:lineRule="auto"/>
        <w:rPr>
          <w:rFonts w:ascii="Times New Roman" w:hAnsi="Times New Roman" w:cs="Times New Roman"/>
          <w:lang w:val="en-GB"/>
        </w:rPr>
      </w:pPr>
    </w:p>
    <w:p w14:paraId="3EEFD5C8" w14:textId="5C5AA22E" w:rsidR="009100ED"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Novelties</w:t>
      </w:r>
    </w:p>
    <w:p w14:paraId="51FD3E71" w14:textId="52700B04" w:rsidR="00101454" w:rsidRDefault="00101454" w:rsidP="008A7D0C">
      <w:pPr>
        <w:spacing w:after="0" w:line="276" w:lineRule="auto"/>
        <w:rPr>
          <w:rFonts w:ascii="Times New Roman" w:hAnsi="Times New Roman" w:cs="Times New Roman"/>
          <w:lang w:val="en-GB"/>
        </w:rPr>
      </w:pPr>
    </w:p>
    <w:p w14:paraId="2B591E7B" w14:textId="2118DDAF" w:rsidR="008A7D0C" w:rsidRP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We expanded the knowledge on MEW on a range of fishing styles. While some aspects are specific to Sweden, other are generalizable.</w:t>
      </w:r>
    </w:p>
    <w:p w14:paraId="7C9B1566" w14:textId="77777777" w:rsidR="002379E7" w:rsidRPr="002379E7" w:rsidRDefault="002379E7" w:rsidP="002379E7">
      <w:pPr>
        <w:pStyle w:val="ListParagraph"/>
        <w:rPr>
          <w:rFonts w:ascii="Times New Roman" w:hAnsi="Times New Roman" w:cs="Times New Roman"/>
          <w:lang w:val="en-GB"/>
        </w:rPr>
      </w:pPr>
    </w:p>
    <w:p w14:paraId="7A21F59E" w14:textId="245BAE90" w:rsidR="00175476" w:rsidRDefault="00175476" w:rsidP="009100ED">
      <w:pPr>
        <w:pStyle w:val="ListParagraph"/>
        <w:numPr>
          <w:ilvl w:val="0"/>
          <w:numId w:val="11"/>
        </w:numPr>
        <w:spacing w:after="0" w:line="276" w:lineRule="auto"/>
        <w:rPr>
          <w:rFonts w:ascii="Times New Roman" w:hAnsi="Times New Roman" w:cs="Times New Roman"/>
          <w:lang w:val="en-GB"/>
        </w:rPr>
      </w:pPr>
      <w:r>
        <w:rPr>
          <w:rFonts w:ascii="Times New Roman" w:hAnsi="Times New Roman" w:cs="Times New Roman"/>
          <w:lang w:val="en-GB"/>
        </w:rPr>
        <w:t>Uses</w:t>
      </w:r>
    </w:p>
    <w:p w14:paraId="1B9A548C" w14:textId="77777777" w:rsidR="008A7D0C" w:rsidRDefault="008A7D0C" w:rsidP="008A7D0C">
      <w:pPr>
        <w:spacing w:after="0" w:line="276" w:lineRule="auto"/>
        <w:rPr>
          <w:rFonts w:ascii="Times New Roman" w:hAnsi="Times New Roman" w:cs="Times New Roman"/>
          <w:lang w:val="en-GB"/>
        </w:rPr>
      </w:pPr>
    </w:p>
    <w:p w14:paraId="48FCC98E" w14:textId="6C10C8FC"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The graphical properties make it suitable to disseminate information to stakeholder, perhaps generating a positive loop of information.</w:t>
      </w:r>
    </w:p>
    <w:p w14:paraId="4248F511" w14:textId="77777777" w:rsidR="008A7D0C" w:rsidRDefault="008A7D0C" w:rsidP="008A7D0C">
      <w:pPr>
        <w:spacing w:after="0" w:line="276" w:lineRule="auto"/>
        <w:rPr>
          <w:rFonts w:ascii="Times New Roman" w:hAnsi="Times New Roman" w:cs="Times New Roman"/>
          <w:lang w:val="en-GB"/>
        </w:rPr>
      </w:pPr>
    </w:p>
    <w:p w14:paraId="6D65A571" w14:textId="2AFCA515" w:rsidR="008A7D0C" w:rsidRDefault="008A7D0C" w:rsidP="008A7D0C">
      <w:pPr>
        <w:spacing w:after="0" w:line="276" w:lineRule="auto"/>
        <w:rPr>
          <w:rFonts w:ascii="Times New Roman" w:hAnsi="Times New Roman" w:cs="Times New Roman"/>
          <w:lang w:val="en-GB"/>
        </w:rPr>
      </w:pPr>
      <w:r>
        <w:rPr>
          <w:rFonts w:ascii="Times New Roman" w:hAnsi="Times New Roman" w:cs="Times New Roman"/>
          <w:lang w:val="en-GB"/>
        </w:rPr>
        <w:t>The modular approach makes it integrable in other network models.</w:t>
      </w:r>
    </w:p>
    <w:p w14:paraId="2FA6AC66" w14:textId="77777777" w:rsidR="008A7D0C" w:rsidRDefault="008A7D0C" w:rsidP="008A7D0C">
      <w:pPr>
        <w:spacing w:after="0" w:line="276" w:lineRule="auto"/>
        <w:rPr>
          <w:rFonts w:ascii="Times New Roman" w:hAnsi="Times New Roman" w:cs="Times New Roman"/>
          <w:lang w:val="en-GB"/>
        </w:rPr>
      </w:pPr>
    </w:p>
    <w:p w14:paraId="7593AB6F" w14:textId="77777777" w:rsidR="00EF10B8" w:rsidRPr="00EF10B8" w:rsidRDefault="00EF10B8" w:rsidP="00EF10B8">
      <w:pPr>
        <w:spacing w:after="0" w:line="276" w:lineRule="auto"/>
        <w:rPr>
          <w:rFonts w:ascii="Times New Roman" w:hAnsi="Times New Roman" w:cs="Times New Roman"/>
          <w:lang w:val="en-GB"/>
        </w:rPr>
      </w:pPr>
    </w:p>
    <w:p w14:paraId="3399C3FC" w14:textId="77777777" w:rsidR="009100ED" w:rsidRPr="009100ED" w:rsidRDefault="009100ED" w:rsidP="009100ED">
      <w:pPr>
        <w:spacing w:after="0" w:line="276" w:lineRule="auto"/>
        <w:rPr>
          <w:rFonts w:ascii="Times New Roman" w:hAnsi="Times New Roman" w:cs="Times New Roman"/>
          <w:lang w:val="en-GB"/>
        </w:rPr>
      </w:pPr>
    </w:p>
    <w:p w14:paraId="2AFF8E1A" w14:textId="77777777" w:rsidR="008F10B4" w:rsidRDefault="008F10B4" w:rsidP="00DA2F21">
      <w:pPr>
        <w:spacing w:after="0" w:line="276" w:lineRule="auto"/>
        <w:rPr>
          <w:rFonts w:ascii="Times New Roman" w:hAnsi="Times New Roman" w:cs="Times New Roman"/>
          <w:lang w:val="en-GB"/>
        </w:rPr>
      </w:pPr>
    </w:p>
    <w:p w14:paraId="49ADE99A" w14:textId="77777777" w:rsidR="008F10B4" w:rsidRPr="00DA2F21" w:rsidRDefault="008F10B4" w:rsidP="00DA2F21">
      <w:pPr>
        <w:spacing w:after="0" w:line="276" w:lineRule="auto"/>
        <w:rPr>
          <w:rFonts w:ascii="Times New Roman" w:hAnsi="Times New Roman" w:cs="Times New Roman"/>
          <w:lang w:val="en-GB"/>
        </w:rPr>
      </w:pPr>
    </w:p>
    <w:p w14:paraId="3F915500" w14:textId="0A8F5B83" w:rsidR="00F50962" w:rsidRPr="00DA2F21" w:rsidRDefault="00F50962" w:rsidP="00DA2F21">
      <w:pPr>
        <w:pStyle w:val="ListParagraph"/>
        <w:numPr>
          <w:ilvl w:val="0"/>
          <w:numId w:val="6"/>
        </w:numPr>
        <w:spacing w:after="0" w:line="276" w:lineRule="auto"/>
        <w:rPr>
          <w:rFonts w:ascii="Times New Roman" w:hAnsi="Times New Roman" w:cs="Times New Roman"/>
          <w:b/>
          <w:bCs/>
          <w:sz w:val="28"/>
          <w:szCs w:val="28"/>
          <w:u w:val="single"/>
          <w:lang w:val="en-GB"/>
        </w:rPr>
      </w:pPr>
      <w:commentRangeStart w:id="92"/>
      <w:commentRangeStart w:id="93"/>
      <w:r w:rsidRPr="00DA2F21">
        <w:rPr>
          <w:rFonts w:ascii="Times New Roman" w:hAnsi="Times New Roman" w:cs="Times New Roman"/>
          <w:b/>
          <w:bCs/>
          <w:sz w:val="28"/>
          <w:szCs w:val="28"/>
          <w:u w:val="single"/>
          <w:lang w:val="en-GB"/>
        </w:rPr>
        <w:t xml:space="preserve">Conclusion </w:t>
      </w:r>
      <w:commentRangeEnd w:id="92"/>
      <w:r w:rsidR="00597407">
        <w:rPr>
          <w:rStyle w:val="CommentReference"/>
        </w:rPr>
        <w:commentReference w:id="92"/>
      </w:r>
      <w:r w:rsidRPr="00DA2F21">
        <w:rPr>
          <w:rFonts w:ascii="Times New Roman" w:hAnsi="Times New Roman" w:cs="Times New Roman"/>
          <w:b/>
          <w:bCs/>
          <w:sz w:val="28"/>
          <w:szCs w:val="28"/>
          <w:u w:val="single"/>
          <w:lang w:val="en-GB"/>
        </w:rPr>
        <w:t xml:space="preserve">– 500 </w:t>
      </w:r>
      <w:proofErr w:type="gramStart"/>
      <w:r w:rsidRPr="00DA2F21">
        <w:rPr>
          <w:rFonts w:ascii="Times New Roman" w:hAnsi="Times New Roman" w:cs="Times New Roman"/>
          <w:b/>
          <w:bCs/>
          <w:sz w:val="28"/>
          <w:szCs w:val="28"/>
          <w:u w:val="single"/>
          <w:lang w:val="en-GB"/>
        </w:rPr>
        <w:t>max</w:t>
      </w:r>
      <w:commentRangeEnd w:id="93"/>
      <w:proofErr w:type="gramEnd"/>
      <w:r w:rsidR="00FE13C8">
        <w:rPr>
          <w:rStyle w:val="CommentReference"/>
        </w:rPr>
        <w:commentReference w:id="93"/>
      </w:r>
    </w:p>
    <w:p w14:paraId="4F5A8373" w14:textId="77777777" w:rsidR="00EF10B8" w:rsidRDefault="00EF10B8" w:rsidP="00EF10B8">
      <w:pPr>
        <w:spacing w:after="0" w:line="276" w:lineRule="auto"/>
        <w:ind w:left="360"/>
        <w:rPr>
          <w:rFonts w:ascii="Times New Roman" w:hAnsi="Times New Roman" w:cs="Times New Roman"/>
          <w:b/>
          <w:bCs/>
          <w:sz w:val="28"/>
          <w:szCs w:val="28"/>
          <w:u w:val="single"/>
          <w:lang w:val="en-GB"/>
        </w:rPr>
      </w:pPr>
    </w:p>
    <w:p w14:paraId="0202BD39" w14:textId="23D65DE2" w:rsidR="00EF10B8" w:rsidRP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 xml:space="preserve">It is not surprising that the values at risk from extreme weather differ between sectors, as the drivers and motives behind the different forms of fishing are quite diverse. For commercial operators (pelagic and small-scale coastal </w:t>
      </w:r>
      <w:r w:rsidR="00F80EFC">
        <w:rPr>
          <w:rFonts w:ascii="Times New Roman" w:hAnsi="Times New Roman" w:cs="Times New Roman"/>
          <w:lang w:val="en-GB"/>
        </w:rPr>
        <w:t>fishers</w:t>
      </w:r>
      <w:r w:rsidRPr="00EF10B8">
        <w:rPr>
          <w:rFonts w:ascii="Times New Roman" w:hAnsi="Times New Roman" w:cs="Times New Roman"/>
          <w:lang w:val="en-GB"/>
        </w:rPr>
        <w:t xml:space="preserve"> and fishing guides), it is economic values that are at risk from extreme weather. Whereas pelagic fishing seems to focus solely on economic values, both small-scale coastal </w:t>
      </w:r>
      <w:r w:rsidR="00F80EFC">
        <w:rPr>
          <w:rFonts w:ascii="Times New Roman" w:hAnsi="Times New Roman" w:cs="Times New Roman"/>
          <w:lang w:val="en-GB"/>
        </w:rPr>
        <w:t>fishers</w:t>
      </w:r>
      <w:r w:rsidRPr="00EF10B8">
        <w:rPr>
          <w:rFonts w:ascii="Times New Roman" w:hAnsi="Times New Roman" w:cs="Times New Roman"/>
          <w:lang w:val="en-GB"/>
        </w:rPr>
        <w:t xml:space="preserve"> and fishing guides highlight lifestyle, experience and cultural values as the most significant aspects of their activities and thus the values that are possibly most affected by extreme weather. For recreational and subsistence </w:t>
      </w:r>
      <w:r w:rsidR="00F80EFC">
        <w:rPr>
          <w:rFonts w:ascii="Times New Roman" w:hAnsi="Times New Roman" w:cs="Times New Roman"/>
          <w:lang w:val="en-GB"/>
        </w:rPr>
        <w:t>fishers</w:t>
      </w:r>
      <w:r w:rsidRPr="00EF10B8">
        <w:rPr>
          <w:rFonts w:ascii="Times New Roman" w:hAnsi="Times New Roman" w:cs="Times New Roman"/>
          <w:lang w:val="en-GB"/>
        </w:rPr>
        <w:t xml:space="preserve">, the focus is exclusively on non-monetary values linked to experiences and the opportunity to spend time and work in the archipelago. The most shared non-monetary value was regarding the stressful condition that extreme event can pose. It is possible that fishing operators can invest in their activities to reduce the economic losses that extreme weather can cause, but it is likely much more difficult, if not impossible, </w:t>
      </w:r>
      <w:r w:rsidRPr="00EF10B8">
        <w:rPr>
          <w:rFonts w:ascii="Times New Roman" w:hAnsi="Times New Roman" w:cs="Times New Roman"/>
          <w:lang w:val="en-GB"/>
        </w:rPr>
        <w:lastRenderedPageBreak/>
        <w:t>to invest away the risks to non-monetary values associated with fishing, especially if they are deeply rooted in traditions and experiences.</w:t>
      </w:r>
    </w:p>
    <w:p w14:paraId="443591BD" w14:textId="21BF1BA4" w:rsidR="00EF10B8" w:rsidRDefault="00EF10B8" w:rsidP="00EF10B8">
      <w:pPr>
        <w:spacing w:after="0" w:line="276" w:lineRule="auto"/>
        <w:ind w:left="360"/>
        <w:jc w:val="both"/>
        <w:rPr>
          <w:rFonts w:ascii="Times New Roman" w:hAnsi="Times New Roman" w:cs="Times New Roman"/>
          <w:lang w:val="en-GB"/>
        </w:rPr>
      </w:pPr>
      <w:r w:rsidRPr="00EF10B8">
        <w:rPr>
          <w:rFonts w:ascii="Times New Roman" w:hAnsi="Times New Roman" w:cs="Times New Roman"/>
          <w:lang w:val="en-GB"/>
        </w:rPr>
        <w:t xml:space="preserve">In summary, the dialogues with the various sectors of the fishing industry have shown that the impact of extreme weather on their activities can vary considerably, but that the impact is not particularly significant under current weather conditions. What is more crucial for fishing today is the current management and status of ecosystems and fish stocks, i.e. whether there are fish available to catch. However, if the frequency of extreme weather events increases and the various forms of extreme weather occur simultaneously to a greater extent, the impact on fishing as an activity may become greater. A key to the resilience of the fishing sector to extreme weather is flexible and diversified operations where </w:t>
      </w:r>
      <w:r w:rsidR="00F80EFC">
        <w:rPr>
          <w:rFonts w:ascii="Times New Roman" w:hAnsi="Times New Roman" w:cs="Times New Roman"/>
          <w:lang w:val="en-GB"/>
        </w:rPr>
        <w:t>fishers</w:t>
      </w:r>
      <w:r w:rsidRPr="00EF10B8">
        <w:rPr>
          <w:rFonts w:ascii="Times New Roman" w:hAnsi="Times New Roman" w:cs="Times New Roman"/>
          <w:lang w:val="en-GB"/>
        </w:rPr>
        <w:t xml:space="preserve"> </w:t>
      </w:r>
      <w:proofErr w:type="gramStart"/>
      <w:r w:rsidRPr="00EF10B8">
        <w:rPr>
          <w:rFonts w:ascii="Times New Roman" w:hAnsi="Times New Roman" w:cs="Times New Roman"/>
          <w:lang w:val="en-GB"/>
        </w:rPr>
        <w:t>have the opportunity to</w:t>
      </w:r>
      <w:proofErr w:type="gramEnd"/>
      <w:r w:rsidRPr="00EF10B8">
        <w:rPr>
          <w:rFonts w:ascii="Times New Roman" w:hAnsi="Times New Roman" w:cs="Times New Roman"/>
          <w:lang w:val="en-GB"/>
        </w:rPr>
        <w:t xml:space="preserve"> move freely between and utilise different fishing grounds, and where there are opportunities and conditions to supplement their income from secondary activities. It is also crucial that without functioning ecosystems with strong fish stocks and responsive and adaptive management of marine ecosystem services, the prospects for fisheries to withstand and adapt to extreme weather at sea are slim.</w:t>
      </w:r>
    </w:p>
    <w:p w14:paraId="7D2B57B1" w14:textId="77777777" w:rsidR="00D45580" w:rsidRPr="00EF10B8" w:rsidRDefault="00D45580" w:rsidP="00D45580">
      <w:pPr>
        <w:spacing w:after="0" w:line="276" w:lineRule="auto"/>
        <w:jc w:val="both"/>
        <w:rPr>
          <w:rFonts w:ascii="Times New Roman" w:hAnsi="Times New Roman" w:cs="Times New Roman"/>
          <w:lang w:val="en-GB"/>
        </w:rPr>
      </w:pPr>
    </w:p>
    <w:p w14:paraId="497DF8DB" w14:textId="77777777" w:rsidR="002379E7" w:rsidRPr="00DA2F21" w:rsidRDefault="002379E7" w:rsidP="00DA2F21">
      <w:pPr>
        <w:pStyle w:val="ListParagraph"/>
        <w:spacing w:after="0" w:line="276" w:lineRule="auto"/>
        <w:rPr>
          <w:rFonts w:ascii="Times New Roman" w:hAnsi="Times New Roman" w:cs="Times New Roman"/>
          <w:b/>
          <w:bCs/>
          <w:sz w:val="28"/>
          <w:szCs w:val="28"/>
          <w:u w:val="single"/>
          <w:lang w:val="en-GB"/>
        </w:rPr>
      </w:pPr>
    </w:p>
    <w:p w14:paraId="3E640944" w14:textId="728203F8" w:rsidR="00DA2F21" w:rsidRPr="003C3DAF" w:rsidRDefault="00DA2F21" w:rsidP="00DA2F21">
      <w:pPr>
        <w:spacing w:after="0" w:line="276" w:lineRule="auto"/>
        <w:rPr>
          <w:rFonts w:ascii="Times New Roman" w:hAnsi="Times New Roman" w:cs="Times New Roman"/>
          <w:b/>
          <w:bCs/>
          <w:sz w:val="28"/>
          <w:szCs w:val="28"/>
          <w:u w:val="single"/>
          <w:lang w:val="en-GB"/>
        </w:rPr>
      </w:pPr>
      <w:r w:rsidRPr="003C3DAF">
        <w:rPr>
          <w:rFonts w:ascii="Times New Roman" w:hAnsi="Times New Roman" w:cs="Times New Roman"/>
          <w:b/>
          <w:bCs/>
          <w:sz w:val="28"/>
          <w:szCs w:val="28"/>
          <w:u w:val="single"/>
          <w:lang w:val="en-GB"/>
        </w:rPr>
        <w:t>References</w:t>
      </w:r>
    </w:p>
    <w:p w14:paraId="1160768D" w14:textId="77777777" w:rsidR="00A6113C" w:rsidRPr="00A6113C" w:rsidRDefault="00DA2F21" w:rsidP="00A6113C">
      <w:pPr>
        <w:pStyle w:val="Bibliography"/>
        <w:rPr>
          <w:lang w:val="en-GB"/>
          <w:rPrChange w:id="94" w:author="Enrico Nicola Armelloni" w:date="2025-12-12T12:08:00Z" w16du:dateUtc="2025-12-12T11:08:00Z">
            <w:rPr/>
          </w:rPrChange>
        </w:rPr>
      </w:pPr>
      <w:r w:rsidRPr="00DA2F21">
        <w:rPr>
          <w:b/>
          <w:bCs/>
          <w:u w:val="single"/>
          <w:lang w:val="en-GB"/>
        </w:rPr>
        <w:fldChar w:fldCharType="begin"/>
      </w:r>
      <w:r w:rsidR="00070C30" w:rsidRPr="004F5F23">
        <w:rPr>
          <w:b/>
          <w:bCs/>
          <w:u w:val="single"/>
          <w:lang w:val="en-GB"/>
          <w:rPrChange w:id="95" w:author="Enrico Nicola Armelloni" w:date="2025-12-10T14:41:00Z" w16du:dateUtc="2025-12-10T13:41:00Z">
            <w:rPr>
              <w:b/>
              <w:bCs/>
              <w:u w:val="single"/>
            </w:rPr>
          </w:rPrChange>
        </w:rPr>
        <w:instrText xml:space="preserve"> ADDIN ZOTERO_BIBL {"uncited":[],"omitted":[],"custom":[]} CSL_BIBLIOGRAPHY </w:instrText>
      </w:r>
      <w:r w:rsidRPr="00DA2F21">
        <w:rPr>
          <w:b/>
          <w:bCs/>
          <w:u w:val="single"/>
          <w:lang w:val="en-GB"/>
        </w:rPr>
        <w:fldChar w:fldCharType="separate"/>
      </w:r>
      <w:r w:rsidR="00A6113C" w:rsidRPr="00A6113C">
        <w:rPr>
          <w:lang w:val="en-GB"/>
          <w:rPrChange w:id="96" w:author="Enrico Nicola Armelloni" w:date="2025-12-12T12:08:00Z" w16du:dateUtc="2025-12-12T11:08:00Z">
            <w:rPr/>
          </w:rPrChange>
        </w:rPr>
        <w:t xml:space="preserve">Allik, J. (2014). A mixed-binomial model for Likert-type personality measures. </w:t>
      </w:r>
      <w:r w:rsidR="00A6113C" w:rsidRPr="00A6113C">
        <w:rPr>
          <w:i/>
          <w:iCs/>
          <w:lang w:val="en-GB"/>
          <w:rPrChange w:id="97" w:author="Enrico Nicola Armelloni" w:date="2025-12-12T12:08:00Z" w16du:dateUtc="2025-12-12T11:08:00Z">
            <w:rPr>
              <w:i/>
              <w:iCs/>
            </w:rPr>
          </w:rPrChange>
        </w:rPr>
        <w:t>Frontiers in Psychology</w:t>
      </w:r>
      <w:r w:rsidR="00A6113C" w:rsidRPr="00A6113C">
        <w:rPr>
          <w:lang w:val="en-GB"/>
          <w:rPrChange w:id="98" w:author="Enrico Nicola Armelloni" w:date="2025-12-12T12:08:00Z" w16du:dateUtc="2025-12-12T11:08:00Z">
            <w:rPr/>
          </w:rPrChange>
        </w:rPr>
        <w:t xml:space="preserve">, </w:t>
      </w:r>
      <w:r w:rsidR="00A6113C" w:rsidRPr="00A6113C">
        <w:rPr>
          <w:i/>
          <w:iCs/>
          <w:lang w:val="en-GB"/>
          <w:rPrChange w:id="99" w:author="Enrico Nicola Armelloni" w:date="2025-12-12T12:08:00Z" w16du:dateUtc="2025-12-12T11:08:00Z">
            <w:rPr>
              <w:i/>
              <w:iCs/>
            </w:rPr>
          </w:rPrChange>
        </w:rPr>
        <w:t>5</w:t>
      </w:r>
      <w:r w:rsidR="00A6113C" w:rsidRPr="00A6113C">
        <w:rPr>
          <w:lang w:val="en-GB"/>
          <w:rPrChange w:id="100" w:author="Enrico Nicola Armelloni" w:date="2025-12-12T12:08:00Z" w16du:dateUtc="2025-12-12T11:08:00Z">
            <w:rPr/>
          </w:rPrChange>
        </w:rPr>
        <w:t>. https://doi.org/10.3389/fpsyg.2014.00371</w:t>
      </w:r>
    </w:p>
    <w:p w14:paraId="3CB0B565" w14:textId="77777777" w:rsidR="00A6113C" w:rsidRPr="00A6113C" w:rsidRDefault="00A6113C" w:rsidP="00A6113C">
      <w:pPr>
        <w:pStyle w:val="Bibliography"/>
        <w:rPr>
          <w:lang w:val="en-GB"/>
          <w:rPrChange w:id="101" w:author="Enrico Nicola Armelloni" w:date="2025-12-12T12:08:00Z" w16du:dateUtc="2025-12-12T11:08:00Z">
            <w:rPr/>
          </w:rPrChange>
        </w:rPr>
      </w:pPr>
      <w:r w:rsidRPr="00A6113C">
        <w:rPr>
          <w:lang w:val="en-GB"/>
          <w:rPrChange w:id="102" w:author="Enrico Nicola Armelloni" w:date="2025-12-12T12:08:00Z" w16du:dateUtc="2025-12-12T11:08:00Z">
            <w:rPr/>
          </w:rPrChange>
        </w:rPr>
        <w:t xml:space="preserve">Andrich, D. (1978). A binomial latent trait model for the study of Likert-style attitude questionnaires. </w:t>
      </w:r>
      <w:r w:rsidRPr="00A6113C">
        <w:rPr>
          <w:i/>
          <w:iCs/>
          <w:lang w:val="en-GB"/>
          <w:rPrChange w:id="103" w:author="Enrico Nicola Armelloni" w:date="2025-12-12T12:08:00Z" w16du:dateUtc="2025-12-12T11:08:00Z">
            <w:rPr>
              <w:i/>
              <w:iCs/>
            </w:rPr>
          </w:rPrChange>
        </w:rPr>
        <w:t>British Journal of Mathematical and Statistical Psychology</w:t>
      </w:r>
      <w:r w:rsidRPr="00A6113C">
        <w:rPr>
          <w:lang w:val="en-GB"/>
          <w:rPrChange w:id="104" w:author="Enrico Nicola Armelloni" w:date="2025-12-12T12:08:00Z" w16du:dateUtc="2025-12-12T11:08:00Z">
            <w:rPr/>
          </w:rPrChange>
        </w:rPr>
        <w:t xml:space="preserve">, </w:t>
      </w:r>
      <w:r w:rsidRPr="00A6113C">
        <w:rPr>
          <w:i/>
          <w:iCs/>
          <w:lang w:val="en-GB"/>
          <w:rPrChange w:id="105" w:author="Enrico Nicola Armelloni" w:date="2025-12-12T12:08:00Z" w16du:dateUtc="2025-12-12T11:08:00Z">
            <w:rPr>
              <w:i/>
              <w:iCs/>
            </w:rPr>
          </w:rPrChange>
        </w:rPr>
        <w:t>31</w:t>
      </w:r>
      <w:r w:rsidRPr="00A6113C">
        <w:rPr>
          <w:lang w:val="en-GB"/>
          <w:rPrChange w:id="106" w:author="Enrico Nicola Armelloni" w:date="2025-12-12T12:08:00Z" w16du:dateUtc="2025-12-12T11:08:00Z">
            <w:rPr/>
          </w:rPrChange>
        </w:rPr>
        <w:t>(1), 84–98. https://doi.org/10.1111/j.2044-8317.1978.tb00575.x</w:t>
      </w:r>
    </w:p>
    <w:p w14:paraId="622BCA0B" w14:textId="77777777" w:rsidR="00A6113C" w:rsidRPr="00A6113C" w:rsidRDefault="00A6113C" w:rsidP="00A6113C">
      <w:pPr>
        <w:pStyle w:val="Bibliography"/>
        <w:rPr>
          <w:lang w:val="en-GB"/>
          <w:rPrChange w:id="107" w:author="Enrico Nicola Armelloni" w:date="2025-12-12T12:08:00Z" w16du:dateUtc="2025-12-12T11:08:00Z">
            <w:rPr/>
          </w:rPrChange>
        </w:rPr>
      </w:pPr>
      <w:r>
        <w:t xml:space="preserve">Björkvik, E., Boonstra, W., &amp; Hentati-Sundberg, J. (2020). </w:t>
      </w:r>
      <w:r w:rsidRPr="00A6113C">
        <w:rPr>
          <w:lang w:val="en-GB"/>
          <w:rPrChange w:id="108" w:author="Enrico Nicola Armelloni" w:date="2025-12-12T12:08:00Z" w16du:dateUtc="2025-12-12T11:08:00Z">
            <w:rPr/>
          </w:rPrChange>
        </w:rPr>
        <w:t xml:space="preserve">Why fishers end up in social-ecological traps: A case study of Swedish eel fisheries in the Baltic Sea. </w:t>
      </w:r>
      <w:r w:rsidRPr="00A6113C">
        <w:rPr>
          <w:i/>
          <w:iCs/>
          <w:lang w:val="en-GB"/>
          <w:rPrChange w:id="109" w:author="Enrico Nicola Armelloni" w:date="2025-12-12T12:08:00Z" w16du:dateUtc="2025-12-12T11:08:00Z">
            <w:rPr>
              <w:i/>
              <w:iCs/>
            </w:rPr>
          </w:rPrChange>
        </w:rPr>
        <w:t>Ecology and Society</w:t>
      </w:r>
      <w:r w:rsidRPr="00A6113C">
        <w:rPr>
          <w:lang w:val="en-GB"/>
          <w:rPrChange w:id="110" w:author="Enrico Nicola Armelloni" w:date="2025-12-12T12:08:00Z" w16du:dateUtc="2025-12-12T11:08:00Z">
            <w:rPr/>
          </w:rPrChange>
        </w:rPr>
        <w:t xml:space="preserve">, </w:t>
      </w:r>
      <w:r w:rsidRPr="00A6113C">
        <w:rPr>
          <w:i/>
          <w:iCs/>
          <w:lang w:val="en-GB"/>
          <w:rPrChange w:id="111" w:author="Enrico Nicola Armelloni" w:date="2025-12-12T12:08:00Z" w16du:dateUtc="2025-12-12T11:08:00Z">
            <w:rPr>
              <w:i/>
              <w:iCs/>
            </w:rPr>
          </w:rPrChange>
        </w:rPr>
        <w:t>25</w:t>
      </w:r>
      <w:r w:rsidRPr="00A6113C">
        <w:rPr>
          <w:lang w:val="en-GB"/>
          <w:rPrChange w:id="112" w:author="Enrico Nicola Armelloni" w:date="2025-12-12T12:08:00Z" w16du:dateUtc="2025-12-12T11:08:00Z">
            <w:rPr/>
          </w:rPrChange>
        </w:rPr>
        <w:t>(1). https://doi.org/10.5751/ES-11405-250121</w:t>
      </w:r>
    </w:p>
    <w:p w14:paraId="44F2E67B" w14:textId="77777777" w:rsidR="00A6113C" w:rsidRPr="00A6113C" w:rsidRDefault="00A6113C" w:rsidP="00A6113C">
      <w:pPr>
        <w:pStyle w:val="Bibliography"/>
        <w:rPr>
          <w:lang w:val="en-GB"/>
          <w:rPrChange w:id="113" w:author="Enrico Nicola Armelloni" w:date="2025-12-12T12:08:00Z" w16du:dateUtc="2025-12-12T11:08:00Z">
            <w:rPr/>
          </w:rPrChange>
        </w:rPr>
      </w:pPr>
      <w:r w:rsidRPr="00A6113C">
        <w:rPr>
          <w:lang w:val="en-GB"/>
          <w:rPrChange w:id="114" w:author="Enrico Nicola Armelloni" w:date="2025-12-12T12:08:00Z" w16du:dateUtc="2025-12-12T11:08:00Z">
            <w:rPr/>
          </w:rPrChange>
        </w:rPr>
        <w:t xml:space="preserve">Björkvik, E., Boonstra, W. J., Hentati-Sundberg, J., &amp; Österblom, H. (2020). Swedish Small-Scale Fisheries in the  Baltic Sea: Decline, Diversity and Development. In </w:t>
      </w:r>
      <w:r w:rsidRPr="00A6113C">
        <w:rPr>
          <w:i/>
          <w:iCs/>
          <w:lang w:val="en-GB"/>
          <w:rPrChange w:id="115" w:author="Enrico Nicola Armelloni" w:date="2025-12-12T12:08:00Z" w16du:dateUtc="2025-12-12T11:08:00Z">
            <w:rPr>
              <w:i/>
              <w:iCs/>
            </w:rPr>
          </w:rPrChange>
        </w:rPr>
        <w:t>Small-Scale Fisheries in Europe: Status, Resilience and Governance</w:t>
      </w:r>
      <w:r w:rsidRPr="00A6113C">
        <w:rPr>
          <w:lang w:val="en-GB"/>
          <w:rPrChange w:id="116" w:author="Enrico Nicola Armelloni" w:date="2025-12-12T12:08:00Z" w16du:dateUtc="2025-12-12T11:08:00Z">
            <w:rPr/>
          </w:rPrChange>
        </w:rPr>
        <w:t xml:space="preserve"> (Vol. 23, pp. 559–580).</w:t>
      </w:r>
    </w:p>
    <w:p w14:paraId="3580D866" w14:textId="77777777" w:rsidR="00A6113C" w:rsidRPr="00A6113C" w:rsidRDefault="00A6113C" w:rsidP="00A6113C">
      <w:pPr>
        <w:pStyle w:val="Bibliography"/>
        <w:rPr>
          <w:lang w:val="en-GB"/>
          <w:rPrChange w:id="117" w:author="Enrico Nicola Armelloni" w:date="2025-12-12T12:08:00Z" w16du:dateUtc="2025-12-12T11:08:00Z">
            <w:rPr/>
          </w:rPrChange>
        </w:rPr>
      </w:pPr>
      <w:r>
        <w:lastRenderedPageBreak/>
        <w:t xml:space="preserve">Boonstra, W. J., &amp; Hentati-Sundberg, J. (2016). </w:t>
      </w:r>
      <w:r w:rsidRPr="00A6113C">
        <w:rPr>
          <w:lang w:val="en-GB"/>
          <w:rPrChange w:id="118" w:author="Enrico Nicola Armelloni" w:date="2025-12-12T12:08:00Z" w16du:dateUtc="2025-12-12T11:08:00Z">
            <w:rPr/>
          </w:rPrChange>
        </w:rPr>
        <w:t xml:space="preserve">Classifying fishers’ behaviour. An invitation to fishing styles. </w:t>
      </w:r>
      <w:r w:rsidRPr="00A6113C">
        <w:rPr>
          <w:i/>
          <w:iCs/>
          <w:lang w:val="en-GB"/>
          <w:rPrChange w:id="119" w:author="Enrico Nicola Armelloni" w:date="2025-12-12T12:08:00Z" w16du:dateUtc="2025-12-12T11:08:00Z">
            <w:rPr>
              <w:i/>
              <w:iCs/>
            </w:rPr>
          </w:rPrChange>
        </w:rPr>
        <w:t>Fish and Fisheries</w:t>
      </w:r>
      <w:r w:rsidRPr="00A6113C">
        <w:rPr>
          <w:lang w:val="en-GB"/>
          <w:rPrChange w:id="120" w:author="Enrico Nicola Armelloni" w:date="2025-12-12T12:08:00Z" w16du:dateUtc="2025-12-12T11:08:00Z">
            <w:rPr/>
          </w:rPrChange>
        </w:rPr>
        <w:t xml:space="preserve">, </w:t>
      </w:r>
      <w:r w:rsidRPr="00A6113C">
        <w:rPr>
          <w:i/>
          <w:iCs/>
          <w:lang w:val="en-GB"/>
          <w:rPrChange w:id="121" w:author="Enrico Nicola Armelloni" w:date="2025-12-12T12:08:00Z" w16du:dateUtc="2025-12-12T11:08:00Z">
            <w:rPr>
              <w:i/>
              <w:iCs/>
            </w:rPr>
          </w:rPrChange>
        </w:rPr>
        <w:t>17</w:t>
      </w:r>
      <w:r w:rsidRPr="00A6113C">
        <w:rPr>
          <w:lang w:val="en-GB"/>
          <w:rPrChange w:id="122" w:author="Enrico Nicola Armelloni" w:date="2025-12-12T12:08:00Z" w16du:dateUtc="2025-12-12T11:08:00Z">
            <w:rPr/>
          </w:rPrChange>
        </w:rPr>
        <w:t>(1), 78–100. https://doi.org/10.1111/faf.12092</w:t>
      </w:r>
    </w:p>
    <w:p w14:paraId="2AFA811F" w14:textId="77777777" w:rsidR="00A6113C" w:rsidRPr="00A6113C" w:rsidRDefault="00A6113C" w:rsidP="00A6113C">
      <w:pPr>
        <w:pStyle w:val="Bibliography"/>
        <w:rPr>
          <w:lang w:val="en-GB"/>
          <w:rPrChange w:id="123" w:author="Enrico Nicola Armelloni" w:date="2025-12-12T12:08:00Z" w16du:dateUtc="2025-12-12T11:08:00Z">
            <w:rPr/>
          </w:rPrChange>
        </w:rPr>
      </w:pPr>
      <w:r w:rsidRPr="00A6113C">
        <w:rPr>
          <w:lang w:val="en-GB"/>
          <w:rPrChange w:id="124" w:author="Enrico Nicola Armelloni" w:date="2025-12-12T12:08:00Z" w16du:dateUtc="2025-12-12T11:08:00Z">
            <w:rPr/>
          </w:rPrChange>
        </w:rPr>
        <w:t xml:space="preserve">Cinner, J. E., McClanahan, T. R., Graham, N. A. J., Daw, T. M., Maina, J., Stead, S. M., Wamukota, A., Brown, K., &amp; Bodin, Ö. (2012). Vulnerability of coastal communities to key impacts of climate change on coral reef fisheries. </w:t>
      </w:r>
      <w:r w:rsidRPr="00A6113C">
        <w:rPr>
          <w:i/>
          <w:iCs/>
          <w:lang w:val="en-GB"/>
          <w:rPrChange w:id="125" w:author="Enrico Nicola Armelloni" w:date="2025-12-12T12:08:00Z" w16du:dateUtc="2025-12-12T11:08:00Z">
            <w:rPr>
              <w:i/>
              <w:iCs/>
            </w:rPr>
          </w:rPrChange>
        </w:rPr>
        <w:t>Global Environmental Change</w:t>
      </w:r>
      <w:r w:rsidRPr="00A6113C">
        <w:rPr>
          <w:lang w:val="en-GB"/>
          <w:rPrChange w:id="126" w:author="Enrico Nicola Armelloni" w:date="2025-12-12T12:08:00Z" w16du:dateUtc="2025-12-12T11:08:00Z">
            <w:rPr/>
          </w:rPrChange>
        </w:rPr>
        <w:t xml:space="preserve">, </w:t>
      </w:r>
      <w:r w:rsidRPr="00A6113C">
        <w:rPr>
          <w:i/>
          <w:iCs/>
          <w:lang w:val="en-GB"/>
          <w:rPrChange w:id="127" w:author="Enrico Nicola Armelloni" w:date="2025-12-12T12:08:00Z" w16du:dateUtc="2025-12-12T11:08:00Z">
            <w:rPr>
              <w:i/>
              <w:iCs/>
            </w:rPr>
          </w:rPrChange>
        </w:rPr>
        <w:t>22</w:t>
      </w:r>
      <w:r w:rsidRPr="00A6113C">
        <w:rPr>
          <w:lang w:val="en-GB"/>
          <w:rPrChange w:id="128" w:author="Enrico Nicola Armelloni" w:date="2025-12-12T12:08:00Z" w16du:dateUtc="2025-12-12T11:08:00Z">
            <w:rPr/>
          </w:rPrChange>
        </w:rPr>
        <w:t>(1), 12–20. https://doi.org/10.1016/j.gloenvcha.2011.09.018</w:t>
      </w:r>
    </w:p>
    <w:p w14:paraId="67384159" w14:textId="77777777" w:rsidR="00A6113C" w:rsidRPr="00A6113C" w:rsidRDefault="00A6113C" w:rsidP="00A6113C">
      <w:pPr>
        <w:pStyle w:val="Bibliography"/>
        <w:rPr>
          <w:lang w:val="en-GB"/>
          <w:rPrChange w:id="129" w:author="Enrico Nicola Armelloni" w:date="2025-12-12T12:08:00Z" w16du:dateUtc="2025-12-12T11:08:00Z">
            <w:rPr/>
          </w:rPrChange>
        </w:rPr>
      </w:pPr>
      <w:r w:rsidRPr="00A6113C">
        <w:rPr>
          <w:lang w:val="en-GB"/>
          <w:rPrChange w:id="130" w:author="Enrico Nicola Armelloni" w:date="2025-12-12T12:08:00Z" w16du:dateUtc="2025-12-12T11:08:00Z">
            <w:rPr/>
          </w:rPrChange>
        </w:rPr>
        <w:t xml:space="preserve">Collins, S. L., Carpenter, S. R., Swinton, S. M., Orenstein, D. E., Childers, D. L., Gragson, T. L., Grimm, N. B., Grove, J. M., Harlan, S. L., Kaye, J. P., Knapp, A. K., Kofinas, G. P., Magnuson, J. J., McDowell, W. H., Melack, J. M., Ogden, L. A., Robertson, G. P., Smith, M. D., &amp; Whitmer, A. C. (2011). An integrated conceptual framework for long-term social–ecological research. </w:t>
      </w:r>
      <w:r w:rsidRPr="00A6113C">
        <w:rPr>
          <w:i/>
          <w:iCs/>
          <w:lang w:val="en-GB"/>
          <w:rPrChange w:id="131" w:author="Enrico Nicola Armelloni" w:date="2025-12-12T12:08:00Z" w16du:dateUtc="2025-12-12T11:08:00Z">
            <w:rPr>
              <w:i/>
              <w:iCs/>
            </w:rPr>
          </w:rPrChange>
        </w:rPr>
        <w:t>Frontiers in Ecology and the Environment</w:t>
      </w:r>
      <w:r w:rsidRPr="00A6113C">
        <w:rPr>
          <w:lang w:val="en-GB"/>
          <w:rPrChange w:id="132" w:author="Enrico Nicola Armelloni" w:date="2025-12-12T12:08:00Z" w16du:dateUtc="2025-12-12T11:08:00Z">
            <w:rPr/>
          </w:rPrChange>
        </w:rPr>
        <w:t xml:space="preserve">, </w:t>
      </w:r>
      <w:r w:rsidRPr="00A6113C">
        <w:rPr>
          <w:i/>
          <w:iCs/>
          <w:lang w:val="en-GB"/>
          <w:rPrChange w:id="133" w:author="Enrico Nicola Armelloni" w:date="2025-12-12T12:08:00Z" w16du:dateUtc="2025-12-12T11:08:00Z">
            <w:rPr>
              <w:i/>
              <w:iCs/>
            </w:rPr>
          </w:rPrChange>
        </w:rPr>
        <w:t>9</w:t>
      </w:r>
      <w:r w:rsidRPr="00A6113C">
        <w:rPr>
          <w:lang w:val="en-GB"/>
          <w:rPrChange w:id="134" w:author="Enrico Nicola Armelloni" w:date="2025-12-12T12:08:00Z" w16du:dateUtc="2025-12-12T11:08:00Z">
            <w:rPr/>
          </w:rPrChange>
        </w:rPr>
        <w:t>(6), 351–357. https://doi.org/10.1890/100068</w:t>
      </w:r>
    </w:p>
    <w:p w14:paraId="742FF149" w14:textId="77777777" w:rsidR="00A6113C" w:rsidRPr="00A6113C" w:rsidRDefault="00A6113C" w:rsidP="00A6113C">
      <w:pPr>
        <w:pStyle w:val="Bibliography"/>
        <w:rPr>
          <w:lang w:val="en-GB"/>
          <w:rPrChange w:id="135" w:author="Enrico Nicola Armelloni" w:date="2025-12-12T12:08:00Z" w16du:dateUtc="2025-12-12T11:08:00Z">
            <w:rPr/>
          </w:rPrChange>
        </w:rPr>
      </w:pPr>
      <w:r w:rsidRPr="00A6113C">
        <w:rPr>
          <w:lang w:val="en-GB"/>
          <w:rPrChange w:id="136" w:author="Enrico Nicola Armelloni" w:date="2025-12-12T12:08:00Z" w16du:dateUtc="2025-12-12T11:08:00Z">
            <w:rPr/>
          </w:rPrChange>
        </w:rPr>
        <w:t xml:space="preserve">Constantinou, A. C., Fenton, N., Marsh, W., &amp; Radlinski, L. (2016). From complex questionnaire and interviewing data to intelligent Bayesian network models for medical decision support. </w:t>
      </w:r>
      <w:r w:rsidRPr="00A6113C">
        <w:rPr>
          <w:i/>
          <w:iCs/>
          <w:lang w:val="en-GB"/>
          <w:rPrChange w:id="137" w:author="Enrico Nicola Armelloni" w:date="2025-12-12T12:08:00Z" w16du:dateUtc="2025-12-12T11:08:00Z">
            <w:rPr>
              <w:i/>
              <w:iCs/>
            </w:rPr>
          </w:rPrChange>
        </w:rPr>
        <w:t>Artificial Intelligence in Medicine</w:t>
      </w:r>
      <w:r w:rsidRPr="00A6113C">
        <w:rPr>
          <w:lang w:val="en-GB"/>
          <w:rPrChange w:id="138" w:author="Enrico Nicola Armelloni" w:date="2025-12-12T12:08:00Z" w16du:dateUtc="2025-12-12T11:08:00Z">
            <w:rPr/>
          </w:rPrChange>
        </w:rPr>
        <w:t xml:space="preserve">, </w:t>
      </w:r>
      <w:r w:rsidRPr="00A6113C">
        <w:rPr>
          <w:i/>
          <w:iCs/>
          <w:lang w:val="en-GB"/>
          <w:rPrChange w:id="139" w:author="Enrico Nicola Armelloni" w:date="2025-12-12T12:08:00Z" w16du:dateUtc="2025-12-12T11:08:00Z">
            <w:rPr>
              <w:i/>
              <w:iCs/>
            </w:rPr>
          </w:rPrChange>
        </w:rPr>
        <w:t>67</w:t>
      </w:r>
      <w:r w:rsidRPr="00A6113C">
        <w:rPr>
          <w:lang w:val="en-GB"/>
          <w:rPrChange w:id="140" w:author="Enrico Nicola Armelloni" w:date="2025-12-12T12:08:00Z" w16du:dateUtc="2025-12-12T11:08:00Z">
            <w:rPr/>
          </w:rPrChange>
        </w:rPr>
        <w:t>, 75–93. https://doi.org/10.1016/j.artmed.2016.01.002</w:t>
      </w:r>
    </w:p>
    <w:p w14:paraId="6E486452" w14:textId="77777777" w:rsidR="00A6113C" w:rsidRPr="00A6113C" w:rsidRDefault="00A6113C" w:rsidP="00A6113C">
      <w:pPr>
        <w:pStyle w:val="Bibliography"/>
        <w:rPr>
          <w:lang w:val="en-GB"/>
          <w:rPrChange w:id="141" w:author="Enrico Nicola Armelloni" w:date="2025-12-12T12:08:00Z" w16du:dateUtc="2025-12-12T11:08:00Z">
            <w:rPr/>
          </w:rPrChange>
        </w:rPr>
      </w:pPr>
      <w:r w:rsidRPr="00A6113C">
        <w:rPr>
          <w:lang w:val="en-GB"/>
          <w:rPrChange w:id="142" w:author="Enrico Nicola Armelloni" w:date="2025-12-12T12:08:00Z" w16du:dateUtc="2025-12-12T11:08:00Z">
            <w:rPr/>
          </w:rPrChange>
        </w:rPr>
        <w:t xml:space="preserve">Cormier, R., Kannen, A., Elliott, M., Hall, P., &amp; Davies, I. M. (2013). </w:t>
      </w:r>
      <w:r w:rsidRPr="00A6113C">
        <w:rPr>
          <w:i/>
          <w:iCs/>
          <w:lang w:val="en-GB"/>
          <w:rPrChange w:id="143" w:author="Enrico Nicola Armelloni" w:date="2025-12-12T12:08:00Z" w16du:dateUtc="2025-12-12T11:08:00Z">
            <w:rPr>
              <w:i/>
              <w:iCs/>
            </w:rPr>
          </w:rPrChange>
        </w:rPr>
        <w:t>Marine and coastal ecosystem-based risk management handbook</w:t>
      </w:r>
      <w:r w:rsidRPr="00A6113C">
        <w:rPr>
          <w:lang w:val="en-GB"/>
          <w:rPrChange w:id="144" w:author="Enrico Nicola Armelloni" w:date="2025-12-12T12:08:00Z" w16du:dateUtc="2025-12-12T11:08:00Z">
            <w:rPr/>
          </w:rPrChange>
        </w:rPr>
        <w:t xml:space="preserve"> [Report]. ICES Cooperative Research Reports (CRR). https://doi.org/10.17895/ices.pub.5486</w:t>
      </w:r>
    </w:p>
    <w:p w14:paraId="6A3D7FB8" w14:textId="77777777" w:rsidR="00A6113C" w:rsidRPr="00A6113C" w:rsidRDefault="00A6113C" w:rsidP="00A6113C">
      <w:pPr>
        <w:pStyle w:val="Bibliography"/>
        <w:rPr>
          <w:lang w:val="en-GB"/>
          <w:rPrChange w:id="145" w:author="Enrico Nicola Armelloni" w:date="2025-12-12T12:08:00Z" w16du:dateUtc="2025-12-12T11:08:00Z">
            <w:rPr/>
          </w:rPrChange>
        </w:rPr>
      </w:pPr>
      <w:r w:rsidRPr="00A6113C">
        <w:rPr>
          <w:lang w:val="en-GB"/>
          <w:rPrChange w:id="146" w:author="Enrico Nicola Armelloni" w:date="2025-12-12T12:08:00Z" w16du:dateUtc="2025-12-12T11:08:00Z">
            <w:rPr/>
          </w:rPrChange>
        </w:rPr>
        <w:t xml:space="preserve">Crosman, K. M., Petrou, E. L., Rudd, M. B., &amp; Tillotson, M. D. (2019). Clam hunger and the changing ocean: Characterizing social and ecological risks to the Quinault razor </w:t>
      </w:r>
      <w:r w:rsidRPr="00A6113C">
        <w:rPr>
          <w:lang w:val="en-GB"/>
          <w:rPrChange w:id="147" w:author="Enrico Nicola Armelloni" w:date="2025-12-12T12:08:00Z" w16du:dateUtc="2025-12-12T11:08:00Z">
            <w:rPr/>
          </w:rPrChange>
        </w:rPr>
        <w:lastRenderedPageBreak/>
        <w:t xml:space="preserve">clam fishery using participatory modeling. </w:t>
      </w:r>
      <w:r w:rsidRPr="00A6113C">
        <w:rPr>
          <w:i/>
          <w:iCs/>
          <w:lang w:val="en-GB"/>
          <w:rPrChange w:id="148" w:author="Enrico Nicola Armelloni" w:date="2025-12-12T12:08:00Z" w16du:dateUtc="2025-12-12T11:08:00Z">
            <w:rPr>
              <w:i/>
              <w:iCs/>
            </w:rPr>
          </w:rPrChange>
        </w:rPr>
        <w:t>Ecology and Society</w:t>
      </w:r>
      <w:r w:rsidRPr="00A6113C">
        <w:rPr>
          <w:lang w:val="en-GB"/>
          <w:rPrChange w:id="149" w:author="Enrico Nicola Armelloni" w:date="2025-12-12T12:08:00Z" w16du:dateUtc="2025-12-12T11:08:00Z">
            <w:rPr/>
          </w:rPrChange>
        </w:rPr>
        <w:t xml:space="preserve">, </w:t>
      </w:r>
      <w:r w:rsidRPr="00A6113C">
        <w:rPr>
          <w:i/>
          <w:iCs/>
          <w:lang w:val="en-GB"/>
          <w:rPrChange w:id="150" w:author="Enrico Nicola Armelloni" w:date="2025-12-12T12:08:00Z" w16du:dateUtc="2025-12-12T11:08:00Z">
            <w:rPr>
              <w:i/>
              <w:iCs/>
            </w:rPr>
          </w:rPrChange>
        </w:rPr>
        <w:t>24</w:t>
      </w:r>
      <w:r w:rsidRPr="00A6113C">
        <w:rPr>
          <w:lang w:val="en-GB"/>
          <w:rPrChange w:id="151" w:author="Enrico Nicola Armelloni" w:date="2025-12-12T12:08:00Z" w16du:dateUtc="2025-12-12T11:08:00Z">
            <w:rPr/>
          </w:rPrChange>
        </w:rPr>
        <w:t>(2), art16. https://doi.org/10.5751/ES-10928-240216</w:t>
      </w:r>
    </w:p>
    <w:p w14:paraId="54599F44" w14:textId="77777777" w:rsidR="00A6113C" w:rsidRPr="00A6113C" w:rsidRDefault="00A6113C" w:rsidP="00A6113C">
      <w:pPr>
        <w:pStyle w:val="Bibliography"/>
        <w:rPr>
          <w:lang w:val="en-GB"/>
          <w:rPrChange w:id="152" w:author="Enrico Nicola Armelloni" w:date="2025-12-12T12:08:00Z" w16du:dateUtc="2025-12-12T11:08:00Z">
            <w:rPr/>
          </w:rPrChange>
        </w:rPr>
      </w:pPr>
      <w:r w:rsidRPr="00A6113C">
        <w:rPr>
          <w:lang w:val="en-GB"/>
          <w:rPrChange w:id="153" w:author="Enrico Nicola Armelloni" w:date="2025-12-12T12:08:00Z" w16du:dateUtc="2025-12-12T11:08:00Z">
            <w:rPr/>
          </w:rPrChange>
        </w:rPr>
        <w:t xml:space="preserve">Daly, J., Knott, C., Keogh, P., &amp; Singh, G. G. (2021). Changing climates in a blue economy: Assessing the climate-responsiveness of Canadian fisheries and oceans policy. </w:t>
      </w:r>
      <w:r w:rsidRPr="00A6113C">
        <w:rPr>
          <w:i/>
          <w:iCs/>
          <w:lang w:val="en-GB"/>
          <w:rPrChange w:id="154" w:author="Enrico Nicola Armelloni" w:date="2025-12-12T12:08:00Z" w16du:dateUtc="2025-12-12T11:08:00Z">
            <w:rPr>
              <w:i/>
              <w:iCs/>
            </w:rPr>
          </w:rPrChange>
        </w:rPr>
        <w:t>Marine Policy</w:t>
      </w:r>
      <w:r w:rsidRPr="00A6113C">
        <w:rPr>
          <w:lang w:val="en-GB"/>
          <w:rPrChange w:id="155" w:author="Enrico Nicola Armelloni" w:date="2025-12-12T12:08:00Z" w16du:dateUtc="2025-12-12T11:08:00Z">
            <w:rPr/>
          </w:rPrChange>
        </w:rPr>
        <w:t xml:space="preserve">, </w:t>
      </w:r>
      <w:r w:rsidRPr="00A6113C">
        <w:rPr>
          <w:i/>
          <w:iCs/>
          <w:lang w:val="en-GB"/>
          <w:rPrChange w:id="156" w:author="Enrico Nicola Armelloni" w:date="2025-12-12T12:08:00Z" w16du:dateUtc="2025-12-12T11:08:00Z">
            <w:rPr>
              <w:i/>
              <w:iCs/>
            </w:rPr>
          </w:rPrChange>
        </w:rPr>
        <w:t>131</w:t>
      </w:r>
      <w:r w:rsidRPr="00A6113C">
        <w:rPr>
          <w:lang w:val="en-GB"/>
          <w:rPrChange w:id="157" w:author="Enrico Nicola Armelloni" w:date="2025-12-12T12:08:00Z" w16du:dateUtc="2025-12-12T11:08:00Z">
            <w:rPr/>
          </w:rPrChange>
        </w:rPr>
        <w:t>, 104623. https://doi.org/10.1016/j.marpol.2021.104623</w:t>
      </w:r>
    </w:p>
    <w:p w14:paraId="0D3FE35A" w14:textId="77777777" w:rsidR="00A6113C" w:rsidRPr="00A6113C" w:rsidRDefault="00A6113C" w:rsidP="00A6113C">
      <w:pPr>
        <w:pStyle w:val="Bibliography"/>
        <w:rPr>
          <w:lang w:val="en-GB"/>
          <w:rPrChange w:id="158" w:author="Enrico Nicola Armelloni" w:date="2025-12-12T12:08:00Z" w16du:dateUtc="2025-12-12T11:08:00Z">
            <w:rPr/>
          </w:rPrChange>
        </w:rPr>
      </w:pPr>
      <w:r w:rsidRPr="00A6113C">
        <w:rPr>
          <w:lang w:val="en-GB"/>
          <w:rPrChange w:id="159" w:author="Enrico Nicola Armelloni" w:date="2025-12-12T12:08:00Z" w16du:dateUtc="2025-12-12T11:08:00Z">
            <w:rPr/>
          </w:rPrChange>
        </w:rPr>
        <w:t xml:space="preserve">de Carvalho, D. A., Amaral, S., &amp; Alves, L. M. (2023). Climate change adaptation frameworks in fishing communities: A systematic review. </w:t>
      </w:r>
      <w:r w:rsidRPr="00A6113C">
        <w:rPr>
          <w:i/>
          <w:iCs/>
          <w:lang w:val="en-GB"/>
          <w:rPrChange w:id="160" w:author="Enrico Nicola Armelloni" w:date="2025-12-12T12:08:00Z" w16du:dateUtc="2025-12-12T11:08:00Z">
            <w:rPr>
              <w:i/>
              <w:iCs/>
            </w:rPr>
          </w:rPrChange>
        </w:rPr>
        <w:t>Ocean &amp; Coastal Management</w:t>
      </w:r>
      <w:r w:rsidRPr="00A6113C">
        <w:rPr>
          <w:lang w:val="en-GB"/>
          <w:rPrChange w:id="161" w:author="Enrico Nicola Armelloni" w:date="2025-12-12T12:08:00Z" w16du:dateUtc="2025-12-12T11:08:00Z">
            <w:rPr/>
          </w:rPrChange>
        </w:rPr>
        <w:t xml:space="preserve">, </w:t>
      </w:r>
      <w:r w:rsidRPr="00A6113C">
        <w:rPr>
          <w:i/>
          <w:iCs/>
          <w:lang w:val="en-GB"/>
          <w:rPrChange w:id="162" w:author="Enrico Nicola Armelloni" w:date="2025-12-12T12:08:00Z" w16du:dateUtc="2025-12-12T11:08:00Z">
            <w:rPr>
              <w:i/>
              <w:iCs/>
            </w:rPr>
          </w:rPrChange>
        </w:rPr>
        <w:t>243</w:t>
      </w:r>
      <w:r w:rsidRPr="00A6113C">
        <w:rPr>
          <w:lang w:val="en-GB"/>
          <w:rPrChange w:id="163" w:author="Enrico Nicola Armelloni" w:date="2025-12-12T12:08:00Z" w16du:dateUtc="2025-12-12T11:08:00Z">
            <w:rPr/>
          </w:rPrChange>
        </w:rPr>
        <w:t>, 106754. https://doi.org/10.1016/j.ocecoaman.2023.106754</w:t>
      </w:r>
    </w:p>
    <w:p w14:paraId="67019988" w14:textId="77777777" w:rsidR="00A6113C" w:rsidRPr="00A6113C" w:rsidRDefault="00A6113C" w:rsidP="00A6113C">
      <w:pPr>
        <w:pStyle w:val="Bibliography"/>
        <w:rPr>
          <w:lang w:val="en-GB"/>
          <w:rPrChange w:id="164" w:author="Enrico Nicola Armelloni" w:date="2025-12-12T12:08:00Z" w16du:dateUtc="2025-12-12T11:08:00Z">
            <w:rPr/>
          </w:rPrChange>
        </w:rPr>
      </w:pPr>
      <w:r w:rsidRPr="00A6113C">
        <w:rPr>
          <w:lang w:val="en-GB"/>
          <w:rPrChange w:id="165" w:author="Enrico Nicola Armelloni" w:date="2025-12-12T12:08:00Z" w16du:dateUtc="2025-12-12T11:08:00Z">
            <w:rPr/>
          </w:rPrChange>
        </w:rPr>
        <w:t xml:space="preserve">Douven, I. (2018). A Bayesian perspective on Likert scales and central tendency. </w:t>
      </w:r>
      <w:r w:rsidRPr="00A6113C">
        <w:rPr>
          <w:i/>
          <w:iCs/>
          <w:lang w:val="en-GB"/>
          <w:rPrChange w:id="166" w:author="Enrico Nicola Armelloni" w:date="2025-12-12T12:08:00Z" w16du:dateUtc="2025-12-12T11:08:00Z">
            <w:rPr>
              <w:i/>
              <w:iCs/>
            </w:rPr>
          </w:rPrChange>
        </w:rPr>
        <w:t>Psychonomic Bulletin &amp; Review</w:t>
      </w:r>
      <w:r w:rsidRPr="00A6113C">
        <w:rPr>
          <w:lang w:val="en-GB"/>
          <w:rPrChange w:id="167" w:author="Enrico Nicola Armelloni" w:date="2025-12-12T12:08:00Z" w16du:dateUtc="2025-12-12T11:08:00Z">
            <w:rPr/>
          </w:rPrChange>
        </w:rPr>
        <w:t xml:space="preserve">, </w:t>
      </w:r>
      <w:r w:rsidRPr="00A6113C">
        <w:rPr>
          <w:i/>
          <w:iCs/>
          <w:lang w:val="en-GB"/>
          <w:rPrChange w:id="168" w:author="Enrico Nicola Armelloni" w:date="2025-12-12T12:08:00Z" w16du:dateUtc="2025-12-12T11:08:00Z">
            <w:rPr>
              <w:i/>
              <w:iCs/>
            </w:rPr>
          </w:rPrChange>
        </w:rPr>
        <w:t>25</w:t>
      </w:r>
      <w:r w:rsidRPr="00A6113C">
        <w:rPr>
          <w:lang w:val="en-GB"/>
          <w:rPrChange w:id="169" w:author="Enrico Nicola Armelloni" w:date="2025-12-12T12:08:00Z" w16du:dateUtc="2025-12-12T11:08:00Z">
            <w:rPr/>
          </w:rPrChange>
        </w:rPr>
        <w:t>(3), 1203–1211. https://doi.org/10.3758/s13423-017-1344-2</w:t>
      </w:r>
    </w:p>
    <w:p w14:paraId="436BEC32" w14:textId="77777777" w:rsidR="00A6113C" w:rsidRPr="00A6113C" w:rsidRDefault="00A6113C" w:rsidP="00A6113C">
      <w:pPr>
        <w:pStyle w:val="Bibliography"/>
        <w:rPr>
          <w:lang w:val="en-GB"/>
          <w:rPrChange w:id="170" w:author="Enrico Nicola Armelloni" w:date="2025-12-12T12:08:00Z" w16du:dateUtc="2025-12-12T11:08:00Z">
            <w:rPr/>
          </w:rPrChange>
        </w:rPr>
      </w:pPr>
      <w:r w:rsidRPr="00A6113C">
        <w:rPr>
          <w:lang w:val="en-GB"/>
          <w:rPrChange w:id="171" w:author="Enrico Nicola Armelloni" w:date="2025-12-12T12:08:00Z" w16du:dateUtc="2025-12-12T11:08:00Z">
            <w:rPr/>
          </w:rPrChange>
        </w:rPr>
        <w:t xml:space="preserve">Dudley, P. N., Rogers, T. L., Morales, M. M., Stoltz, A. D., Sheridan, C. J., Beulke, A. K., Pomeroy, C., &amp; Carr, M. H. (2021). A More Comprehensive Climate Vulnerability Assessment Framework for Fisheries Social-Ecological Systems. </w:t>
      </w:r>
      <w:r w:rsidRPr="00A6113C">
        <w:rPr>
          <w:i/>
          <w:iCs/>
          <w:lang w:val="en-GB"/>
          <w:rPrChange w:id="172" w:author="Enrico Nicola Armelloni" w:date="2025-12-12T12:08:00Z" w16du:dateUtc="2025-12-12T11:08:00Z">
            <w:rPr>
              <w:i/>
              <w:iCs/>
            </w:rPr>
          </w:rPrChange>
        </w:rPr>
        <w:t>Frontiers in Marine Science</w:t>
      </w:r>
      <w:r w:rsidRPr="00A6113C">
        <w:rPr>
          <w:lang w:val="en-GB"/>
          <w:rPrChange w:id="173" w:author="Enrico Nicola Armelloni" w:date="2025-12-12T12:08:00Z" w16du:dateUtc="2025-12-12T11:08:00Z">
            <w:rPr/>
          </w:rPrChange>
        </w:rPr>
        <w:t xml:space="preserve">, </w:t>
      </w:r>
      <w:r w:rsidRPr="00A6113C">
        <w:rPr>
          <w:i/>
          <w:iCs/>
          <w:lang w:val="en-GB"/>
          <w:rPrChange w:id="174" w:author="Enrico Nicola Armelloni" w:date="2025-12-12T12:08:00Z" w16du:dateUtc="2025-12-12T11:08:00Z">
            <w:rPr>
              <w:i/>
              <w:iCs/>
            </w:rPr>
          </w:rPrChange>
        </w:rPr>
        <w:t>8</w:t>
      </w:r>
      <w:r w:rsidRPr="00A6113C">
        <w:rPr>
          <w:lang w:val="en-GB"/>
          <w:rPrChange w:id="175" w:author="Enrico Nicola Armelloni" w:date="2025-12-12T12:08:00Z" w16du:dateUtc="2025-12-12T11:08:00Z">
            <w:rPr/>
          </w:rPrChange>
        </w:rPr>
        <w:t>. https://doi.org/10.3389/fmars.2021.678099</w:t>
      </w:r>
    </w:p>
    <w:p w14:paraId="1E510253" w14:textId="77777777" w:rsidR="00A6113C" w:rsidRPr="00A6113C" w:rsidRDefault="00A6113C" w:rsidP="00A6113C">
      <w:pPr>
        <w:pStyle w:val="Bibliography"/>
        <w:rPr>
          <w:lang w:val="en-GB"/>
          <w:rPrChange w:id="176" w:author="Enrico Nicola Armelloni" w:date="2025-12-12T12:08:00Z" w16du:dateUtc="2025-12-12T11:08:00Z">
            <w:rPr/>
          </w:rPrChange>
        </w:rPr>
      </w:pPr>
      <w:r w:rsidRPr="00A6113C">
        <w:rPr>
          <w:lang w:val="en-GB"/>
          <w:rPrChange w:id="177" w:author="Enrico Nicola Armelloni" w:date="2025-12-12T12:08:00Z" w16du:dateUtc="2025-12-12T11:08:00Z">
            <w:rPr/>
          </w:rPrChange>
        </w:rPr>
        <w:t xml:space="preserve">Duespohl, M., Frank, S., &amp; Doell, P. (2012). A Review of Bayesian Networks as a Participatory Modeling Approach in Support of Sustainable Environmental Management. </w:t>
      </w:r>
      <w:r w:rsidRPr="00A6113C">
        <w:rPr>
          <w:i/>
          <w:iCs/>
          <w:lang w:val="en-GB"/>
          <w:rPrChange w:id="178" w:author="Enrico Nicola Armelloni" w:date="2025-12-12T12:08:00Z" w16du:dateUtc="2025-12-12T11:08:00Z">
            <w:rPr>
              <w:i/>
              <w:iCs/>
            </w:rPr>
          </w:rPrChange>
        </w:rPr>
        <w:t>Journal of Sustainable Development</w:t>
      </w:r>
      <w:r w:rsidRPr="00A6113C">
        <w:rPr>
          <w:lang w:val="en-GB"/>
          <w:rPrChange w:id="179" w:author="Enrico Nicola Armelloni" w:date="2025-12-12T12:08:00Z" w16du:dateUtc="2025-12-12T11:08:00Z">
            <w:rPr/>
          </w:rPrChange>
        </w:rPr>
        <w:t xml:space="preserve">, </w:t>
      </w:r>
      <w:r w:rsidRPr="00A6113C">
        <w:rPr>
          <w:i/>
          <w:iCs/>
          <w:lang w:val="en-GB"/>
          <w:rPrChange w:id="180" w:author="Enrico Nicola Armelloni" w:date="2025-12-12T12:08:00Z" w16du:dateUtc="2025-12-12T11:08:00Z">
            <w:rPr>
              <w:i/>
              <w:iCs/>
            </w:rPr>
          </w:rPrChange>
        </w:rPr>
        <w:t>5</w:t>
      </w:r>
      <w:r w:rsidRPr="00A6113C">
        <w:rPr>
          <w:lang w:val="en-GB"/>
          <w:rPrChange w:id="181" w:author="Enrico Nicola Armelloni" w:date="2025-12-12T12:08:00Z" w16du:dateUtc="2025-12-12T11:08:00Z">
            <w:rPr/>
          </w:rPrChange>
        </w:rPr>
        <w:t>(12), p1. https://doi.org/10.5539/jsd.v5n12p1</w:t>
      </w:r>
    </w:p>
    <w:p w14:paraId="24D2DA8F" w14:textId="77777777" w:rsidR="00A6113C" w:rsidRPr="00A6113C" w:rsidRDefault="00A6113C" w:rsidP="00A6113C">
      <w:pPr>
        <w:pStyle w:val="Bibliography"/>
        <w:rPr>
          <w:lang w:val="en-GB"/>
          <w:rPrChange w:id="182" w:author="Enrico Nicola Armelloni" w:date="2025-12-12T12:08:00Z" w16du:dateUtc="2025-12-12T11:08:00Z">
            <w:rPr/>
          </w:rPrChange>
        </w:rPr>
      </w:pPr>
      <w:r w:rsidRPr="00A6113C">
        <w:rPr>
          <w:lang w:val="en-GB"/>
          <w:rPrChange w:id="183" w:author="Enrico Nicola Armelloni" w:date="2025-12-12T12:08:00Z" w16du:dateUtc="2025-12-12T11:08:00Z">
            <w:rPr/>
          </w:rPrChange>
        </w:rPr>
        <w:t xml:space="preserve">Ekstrom, J. A., Suatoni, L., Cooley, S. R., Pendleton, L. H., Waldbusser, G. G., Cinner, J. E., Ritter, J., Langdon, C., van Hooidonk, R., Gledhill, D., Wellman, K., Beck, M. W., Brander, L. M., Rittschof, D., Doherty, C., Edwards, P. E. T., &amp; Portela, R. (2015). Vulnerability and adaptation of US shellfisheries to ocean acidification. </w:t>
      </w:r>
      <w:r w:rsidRPr="00A6113C">
        <w:rPr>
          <w:i/>
          <w:iCs/>
          <w:lang w:val="en-GB"/>
          <w:rPrChange w:id="184" w:author="Enrico Nicola Armelloni" w:date="2025-12-12T12:08:00Z" w16du:dateUtc="2025-12-12T11:08:00Z">
            <w:rPr>
              <w:i/>
              <w:iCs/>
            </w:rPr>
          </w:rPrChange>
        </w:rPr>
        <w:t>Nature Climate Change</w:t>
      </w:r>
      <w:r w:rsidRPr="00A6113C">
        <w:rPr>
          <w:lang w:val="en-GB"/>
          <w:rPrChange w:id="185" w:author="Enrico Nicola Armelloni" w:date="2025-12-12T12:08:00Z" w16du:dateUtc="2025-12-12T11:08:00Z">
            <w:rPr/>
          </w:rPrChange>
        </w:rPr>
        <w:t xml:space="preserve">, </w:t>
      </w:r>
      <w:r w:rsidRPr="00A6113C">
        <w:rPr>
          <w:i/>
          <w:iCs/>
          <w:lang w:val="en-GB"/>
          <w:rPrChange w:id="186" w:author="Enrico Nicola Armelloni" w:date="2025-12-12T12:08:00Z" w16du:dateUtc="2025-12-12T11:08:00Z">
            <w:rPr>
              <w:i/>
              <w:iCs/>
            </w:rPr>
          </w:rPrChange>
        </w:rPr>
        <w:t>5</w:t>
      </w:r>
      <w:r w:rsidRPr="00A6113C">
        <w:rPr>
          <w:lang w:val="en-GB"/>
          <w:rPrChange w:id="187" w:author="Enrico Nicola Armelloni" w:date="2025-12-12T12:08:00Z" w16du:dateUtc="2025-12-12T11:08:00Z">
            <w:rPr/>
          </w:rPrChange>
        </w:rPr>
        <w:t>(3), 207–214. https://doi.org/10.1038/nclimate2508</w:t>
      </w:r>
    </w:p>
    <w:p w14:paraId="48176076" w14:textId="77777777" w:rsidR="00A6113C" w:rsidRPr="00A6113C" w:rsidRDefault="00A6113C" w:rsidP="00A6113C">
      <w:pPr>
        <w:pStyle w:val="Bibliography"/>
        <w:rPr>
          <w:lang w:val="en-GB"/>
          <w:rPrChange w:id="188" w:author="Enrico Nicola Armelloni" w:date="2025-12-12T12:08:00Z" w16du:dateUtc="2025-12-12T11:08:00Z">
            <w:rPr/>
          </w:rPrChange>
        </w:rPr>
      </w:pPr>
      <w:r w:rsidRPr="00A6113C">
        <w:rPr>
          <w:lang w:val="en-GB"/>
          <w:rPrChange w:id="189" w:author="Enrico Nicola Armelloni" w:date="2025-12-12T12:08:00Z" w16du:dateUtc="2025-12-12T11:08:00Z">
            <w:rPr/>
          </w:rPrChange>
        </w:rPr>
        <w:lastRenderedPageBreak/>
        <w:t xml:space="preserve">Eurich, J. G., Friedman, W. R., Kleisner, K. M., Zhao, L. Z., Free, C. M., Fletcher, M., Mason, J. G., Tokunaga, K., Aguion, A., Dell’Apa, A., Dickey-Collas, M., Fujita, R., Golden, C. D., Hollowed, A. B., Ishimura, G., Karr, K. A., Kasperski, S., Kisara, Y., Lau, J. D., … Mills, K. E. (2024). Diverse pathways for climate resilience in marine fishery systems. </w:t>
      </w:r>
      <w:r w:rsidRPr="00A6113C">
        <w:rPr>
          <w:i/>
          <w:iCs/>
          <w:lang w:val="en-GB"/>
          <w:rPrChange w:id="190" w:author="Enrico Nicola Armelloni" w:date="2025-12-12T12:08:00Z" w16du:dateUtc="2025-12-12T11:08:00Z">
            <w:rPr>
              <w:i/>
              <w:iCs/>
            </w:rPr>
          </w:rPrChange>
        </w:rPr>
        <w:t>Fish and Fisheries</w:t>
      </w:r>
      <w:r w:rsidRPr="00A6113C">
        <w:rPr>
          <w:lang w:val="en-GB"/>
          <w:rPrChange w:id="191" w:author="Enrico Nicola Armelloni" w:date="2025-12-12T12:08:00Z" w16du:dateUtc="2025-12-12T11:08:00Z">
            <w:rPr/>
          </w:rPrChange>
        </w:rPr>
        <w:t xml:space="preserve">, </w:t>
      </w:r>
      <w:r w:rsidRPr="00A6113C">
        <w:rPr>
          <w:i/>
          <w:iCs/>
          <w:lang w:val="en-GB"/>
          <w:rPrChange w:id="192" w:author="Enrico Nicola Armelloni" w:date="2025-12-12T12:08:00Z" w16du:dateUtc="2025-12-12T11:08:00Z">
            <w:rPr>
              <w:i/>
              <w:iCs/>
            </w:rPr>
          </w:rPrChange>
        </w:rPr>
        <w:t>25</w:t>
      </w:r>
      <w:r w:rsidRPr="00A6113C">
        <w:rPr>
          <w:lang w:val="en-GB"/>
          <w:rPrChange w:id="193" w:author="Enrico Nicola Armelloni" w:date="2025-12-12T12:08:00Z" w16du:dateUtc="2025-12-12T11:08:00Z">
            <w:rPr/>
          </w:rPrChange>
        </w:rPr>
        <w:t>(1), 38–59. https://doi.org/10.1111/faf.12790</w:t>
      </w:r>
    </w:p>
    <w:p w14:paraId="43DC77C4" w14:textId="77777777" w:rsidR="00A6113C" w:rsidRPr="00A6113C" w:rsidRDefault="00A6113C" w:rsidP="00A6113C">
      <w:pPr>
        <w:pStyle w:val="Bibliography"/>
        <w:rPr>
          <w:lang w:val="en-GB"/>
          <w:rPrChange w:id="194" w:author="Enrico Nicola Armelloni" w:date="2025-12-12T12:08:00Z" w16du:dateUtc="2025-12-12T11:08:00Z">
            <w:rPr/>
          </w:rPrChange>
        </w:rPr>
      </w:pPr>
      <w:r w:rsidRPr="00A6113C">
        <w:rPr>
          <w:lang w:val="en-GB"/>
          <w:rPrChange w:id="195" w:author="Enrico Nicola Armelloni" w:date="2025-12-12T12:08:00Z" w16du:dateUtc="2025-12-12T11:08:00Z">
            <w:rPr/>
          </w:rPrChange>
        </w:rPr>
        <w:t xml:space="preserve">Farthing, M. W., Mann-Lang, J., Childs, A. R., Bova, C. S., Bower, S. D., Pinder, A. C., Ferter, K., Winkler, A. C., Butler, E. C., Brownscombe, J. W., Danylchuk, A. J., &amp; Potts, W. M. (2022). Assessment of fishing guide knowledge, attitudes, and behaviours in global recreational fisheries. </w:t>
      </w:r>
      <w:r w:rsidRPr="00A6113C">
        <w:rPr>
          <w:i/>
          <w:iCs/>
          <w:lang w:val="en-GB"/>
          <w:rPrChange w:id="196" w:author="Enrico Nicola Armelloni" w:date="2025-12-12T12:08:00Z" w16du:dateUtc="2025-12-12T11:08:00Z">
            <w:rPr>
              <w:i/>
              <w:iCs/>
            </w:rPr>
          </w:rPrChange>
        </w:rPr>
        <w:t>Fisheries Research</w:t>
      </w:r>
      <w:r w:rsidRPr="00A6113C">
        <w:rPr>
          <w:lang w:val="en-GB"/>
          <w:rPrChange w:id="197" w:author="Enrico Nicola Armelloni" w:date="2025-12-12T12:08:00Z" w16du:dateUtc="2025-12-12T11:08:00Z">
            <w:rPr/>
          </w:rPrChange>
        </w:rPr>
        <w:t xml:space="preserve">, </w:t>
      </w:r>
      <w:r w:rsidRPr="00A6113C">
        <w:rPr>
          <w:i/>
          <w:iCs/>
          <w:lang w:val="en-GB"/>
          <w:rPrChange w:id="198" w:author="Enrico Nicola Armelloni" w:date="2025-12-12T12:08:00Z" w16du:dateUtc="2025-12-12T11:08:00Z">
            <w:rPr>
              <w:i/>
              <w:iCs/>
            </w:rPr>
          </w:rPrChange>
        </w:rPr>
        <w:t>255</w:t>
      </w:r>
      <w:r w:rsidRPr="00A6113C">
        <w:rPr>
          <w:lang w:val="en-GB"/>
          <w:rPrChange w:id="199" w:author="Enrico Nicola Armelloni" w:date="2025-12-12T12:08:00Z" w16du:dateUtc="2025-12-12T11:08:00Z">
            <w:rPr/>
          </w:rPrChange>
        </w:rPr>
        <w:t>, 106453. https://doi.org/10.1016/j.fishres.2022.106453</w:t>
      </w:r>
    </w:p>
    <w:p w14:paraId="7BEB7F6E" w14:textId="77777777" w:rsidR="00A6113C" w:rsidRPr="00A6113C" w:rsidRDefault="00A6113C" w:rsidP="00A6113C">
      <w:pPr>
        <w:pStyle w:val="Bibliography"/>
        <w:rPr>
          <w:lang w:val="en-GB"/>
          <w:rPrChange w:id="200" w:author="Enrico Nicola Armelloni" w:date="2025-12-12T12:08:00Z" w16du:dateUtc="2025-12-12T11:08:00Z">
            <w:rPr/>
          </w:rPrChange>
        </w:rPr>
      </w:pPr>
      <w:r w:rsidRPr="00A6113C">
        <w:rPr>
          <w:lang w:val="en-GB"/>
          <w:rPrChange w:id="201" w:author="Enrico Nicola Armelloni" w:date="2025-12-12T12:08:00Z" w16du:dateUtc="2025-12-12T11:08:00Z">
            <w:rPr/>
          </w:rPrChange>
        </w:rPr>
        <w:t xml:space="preserve">Fenton, N. E., &amp; Neil, M. (2019). </w:t>
      </w:r>
      <w:r w:rsidRPr="00A6113C">
        <w:rPr>
          <w:i/>
          <w:iCs/>
          <w:lang w:val="en-GB"/>
          <w:rPrChange w:id="202" w:author="Enrico Nicola Armelloni" w:date="2025-12-12T12:08:00Z" w16du:dateUtc="2025-12-12T11:08:00Z">
            <w:rPr>
              <w:i/>
              <w:iCs/>
            </w:rPr>
          </w:rPrChange>
        </w:rPr>
        <w:t>Risk assessment and decision analysis with Bayesian networks</w:t>
      </w:r>
      <w:r w:rsidRPr="00A6113C">
        <w:rPr>
          <w:lang w:val="en-GB"/>
          <w:rPrChange w:id="203" w:author="Enrico Nicola Armelloni" w:date="2025-12-12T12:08:00Z" w16du:dateUtc="2025-12-12T11:08:00Z">
            <w:rPr/>
          </w:rPrChange>
        </w:rPr>
        <w:t xml:space="preserve"> (Second edition). CRC Press, Taylor &amp; Francis Group.</w:t>
      </w:r>
    </w:p>
    <w:p w14:paraId="14848803" w14:textId="77777777" w:rsidR="00A6113C" w:rsidRPr="00A6113C" w:rsidRDefault="00A6113C" w:rsidP="00A6113C">
      <w:pPr>
        <w:pStyle w:val="Bibliography"/>
        <w:rPr>
          <w:lang w:val="en-GB"/>
          <w:rPrChange w:id="204" w:author="Enrico Nicola Armelloni" w:date="2025-12-12T12:08:00Z" w16du:dateUtc="2025-12-12T11:08:00Z">
            <w:rPr/>
          </w:rPrChange>
        </w:rPr>
      </w:pPr>
      <w:r w:rsidRPr="00A6113C">
        <w:rPr>
          <w:lang w:val="en-GB"/>
          <w:rPrChange w:id="205" w:author="Enrico Nicola Armelloni" w:date="2025-12-12T12:08:00Z" w16du:dateUtc="2025-12-12T11:08:00Z">
            <w:rPr/>
          </w:rPrChange>
        </w:rPr>
        <w:t xml:space="preserve">Fenton, N. E., Neil, M., &amp; Caballero, J. G. (2007). Using Ranked Nodes to Model Qualitative Judgments in Bayesian Networks. </w:t>
      </w:r>
      <w:r w:rsidRPr="00A6113C">
        <w:rPr>
          <w:i/>
          <w:iCs/>
          <w:lang w:val="en-GB"/>
          <w:rPrChange w:id="206" w:author="Enrico Nicola Armelloni" w:date="2025-12-12T12:08:00Z" w16du:dateUtc="2025-12-12T11:08:00Z">
            <w:rPr>
              <w:i/>
              <w:iCs/>
            </w:rPr>
          </w:rPrChange>
        </w:rPr>
        <w:t>IEEE Transactions on Knowledge and Data Engineering</w:t>
      </w:r>
      <w:r w:rsidRPr="00A6113C">
        <w:rPr>
          <w:lang w:val="en-GB"/>
          <w:rPrChange w:id="207" w:author="Enrico Nicola Armelloni" w:date="2025-12-12T12:08:00Z" w16du:dateUtc="2025-12-12T11:08:00Z">
            <w:rPr/>
          </w:rPrChange>
        </w:rPr>
        <w:t xml:space="preserve">, </w:t>
      </w:r>
      <w:r w:rsidRPr="00A6113C">
        <w:rPr>
          <w:i/>
          <w:iCs/>
          <w:lang w:val="en-GB"/>
          <w:rPrChange w:id="208" w:author="Enrico Nicola Armelloni" w:date="2025-12-12T12:08:00Z" w16du:dateUtc="2025-12-12T11:08:00Z">
            <w:rPr>
              <w:i/>
              <w:iCs/>
            </w:rPr>
          </w:rPrChange>
        </w:rPr>
        <w:t>19</w:t>
      </w:r>
      <w:r w:rsidRPr="00A6113C">
        <w:rPr>
          <w:lang w:val="en-GB"/>
          <w:rPrChange w:id="209" w:author="Enrico Nicola Armelloni" w:date="2025-12-12T12:08:00Z" w16du:dateUtc="2025-12-12T11:08:00Z">
            <w:rPr/>
          </w:rPrChange>
        </w:rPr>
        <w:t>(10), 1420–1432. https://doi.org/10.1109/TKDE.2007.1073</w:t>
      </w:r>
    </w:p>
    <w:p w14:paraId="3B62A80B" w14:textId="77777777" w:rsidR="00A6113C" w:rsidRPr="00A6113C" w:rsidRDefault="00A6113C" w:rsidP="00A6113C">
      <w:pPr>
        <w:pStyle w:val="Bibliography"/>
        <w:rPr>
          <w:lang w:val="en-GB"/>
          <w:rPrChange w:id="210" w:author="Enrico Nicola Armelloni" w:date="2025-12-12T12:08:00Z" w16du:dateUtc="2025-12-12T11:08:00Z">
            <w:rPr/>
          </w:rPrChange>
        </w:rPr>
      </w:pPr>
      <w:r w:rsidRPr="00A6113C">
        <w:rPr>
          <w:lang w:val="en-GB"/>
          <w:rPrChange w:id="211" w:author="Enrico Nicola Armelloni" w:date="2025-12-12T12:08:00Z" w16du:dateUtc="2025-12-12T11:08:00Z">
            <w:rPr/>
          </w:rPrChange>
        </w:rPr>
        <w:t xml:space="preserve">Field, C. B., Barros, V., Stocker, T. F., &amp; Dahe, Q. (Eds). (2012). </w:t>
      </w:r>
      <w:r w:rsidRPr="00A6113C">
        <w:rPr>
          <w:i/>
          <w:iCs/>
          <w:lang w:val="en-GB"/>
          <w:rPrChange w:id="212" w:author="Enrico Nicola Armelloni" w:date="2025-12-12T12:08:00Z" w16du:dateUtc="2025-12-12T11:08:00Z">
            <w:rPr>
              <w:i/>
              <w:iCs/>
            </w:rPr>
          </w:rPrChange>
        </w:rPr>
        <w:t>Managing the Risks of Extreme Events and Disasters to Advance Climate Change Adaptation: Special Report of the Intergovernmental Panel on Climate Change</w:t>
      </w:r>
      <w:r w:rsidRPr="00A6113C">
        <w:rPr>
          <w:lang w:val="en-GB"/>
          <w:rPrChange w:id="213" w:author="Enrico Nicola Armelloni" w:date="2025-12-12T12:08:00Z" w16du:dateUtc="2025-12-12T11:08:00Z">
            <w:rPr/>
          </w:rPrChange>
        </w:rPr>
        <w:t xml:space="preserve"> (1st edn). Cambridge University Press. https://doi.org/10.1017/CBO9781139177245</w:t>
      </w:r>
    </w:p>
    <w:p w14:paraId="52D57660" w14:textId="77777777" w:rsidR="00A6113C" w:rsidRPr="00A6113C" w:rsidRDefault="00A6113C" w:rsidP="00A6113C">
      <w:pPr>
        <w:pStyle w:val="Bibliography"/>
        <w:rPr>
          <w:lang w:val="en-GB"/>
          <w:rPrChange w:id="214" w:author="Enrico Nicola Armelloni" w:date="2025-12-12T12:08:00Z" w16du:dateUtc="2025-12-12T11:08:00Z">
            <w:rPr/>
          </w:rPrChange>
        </w:rPr>
      </w:pPr>
      <w:r w:rsidRPr="00A6113C">
        <w:rPr>
          <w:lang w:val="en-GB"/>
          <w:rPrChange w:id="215" w:author="Enrico Nicola Armelloni" w:date="2025-12-12T12:08:00Z" w16du:dateUtc="2025-12-12T11:08:00Z">
            <w:rPr/>
          </w:rPrChange>
        </w:rPr>
        <w:t xml:space="preserve">Free, C. M., Anderson, S. C., Hellmers, E. A., Muhling, B. A., Navarro, M. O., Richerson, K., Rogers, L. A., Satterthwaite, W. H., Thompson, A. R., Burt, J. M., Gaines, S. D., Marshall, K. N., White, J. W., &amp; Bellquist, L. F. (2023). Impact of the 2014–2016 </w:t>
      </w:r>
      <w:r w:rsidRPr="00A6113C">
        <w:rPr>
          <w:lang w:val="en-GB"/>
          <w:rPrChange w:id="216" w:author="Enrico Nicola Armelloni" w:date="2025-12-12T12:08:00Z" w16du:dateUtc="2025-12-12T11:08:00Z">
            <w:rPr/>
          </w:rPrChange>
        </w:rPr>
        <w:lastRenderedPageBreak/>
        <w:t xml:space="preserve">marine heatwave on US and Canada West Coast fisheries: Surprises and lessons from key case studies. </w:t>
      </w:r>
      <w:r w:rsidRPr="00A6113C">
        <w:rPr>
          <w:i/>
          <w:iCs/>
          <w:lang w:val="en-GB"/>
          <w:rPrChange w:id="217" w:author="Enrico Nicola Armelloni" w:date="2025-12-12T12:08:00Z" w16du:dateUtc="2025-12-12T11:08:00Z">
            <w:rPr>
              <w:i/>
              <w:iCs/>
            </w:rPr>
          </w:rPrChange>
        </w:rPr>
        <w:t>Fish and Fisheries</w:t>
      </w:r>
      <w:r w:rsidRPr="00A6113C">
        <w:rPr>
          <w:lang w:val="en-GB"/>
          <w:rPrChange w:id="218" w:author="Enrico Nicola Armelloni" w:date="2025-12-12T12:08:00Z" w16du:dateUtc="2025-12-12T11:08:00Z">
            <w:rPr/>
          </w:rPrChange>
        </w:rPr>
        <w:t xml:space="preserve">, </w:t>
      </w:r>
      <w:r w:rsidRPr="00A6113C">
        <w:rPr>
          <w:i/>
          <w:iCs/>
          <w:lang w:val="en-GB"/>
          <w:rPrChange w:id="219" w:author="Enrico Nicola Armelloni" w:date="2025-12-12T12:08:00Z" w16du:dateUtc="2025-12-12T11:08:00Z">
            <w:rPr>
              <w:i/>
              <w:iCs/>
            </w:rPr>
          </w:rPrChange>
        </w:rPr>
        <w:t>24</w:t>
      </w:r>
      <w:r w:rsidRPr="00A6113C">
        <w:rPr>
          <w:lang w:val="en-GB"/>
          <w:rPrChange w:id="220" w:author="Enrico Nicola Armelloni" w:date="2025-12-12T12:08:00Z" w16du:dateUtc="2025-12-12T11:08:00Z">
            <w:rPr/>
          </w:rPrChange>
        </w:rPr>
        <w:t>(4), 652–674. https://doi.org/10.1111/faf.12753</w:t>
      </w:r>
    </w:p>
    <w:p w14:paraId="622B2C8C" w14:textId="77777777" w:rsidR="00A6113C" w:rsidRPr="00A6113C" w:rsidRDefault="00A6113C" w:rsidP="00A6113C">
      <w:pPr>
        <w:pStyle w:val="Bibliography"/>
        <w:rPr>
          <w:lang w:val="en-GB"/>
          <w:rPrChange w:id="221" w:author="Enrico Nicola Armelloni" w:date="2025-12-12T12:08:00Z" w16du:dateUtc="2025-12-12T11:08:00Z">
            <w:rPr/>
          </w:rPrChange>
        </w:rPr>
      </w:pPr>
      <w:r w:rsidRPr="00A6113C">
        <w:rPr>
          <w:lang w:val="en-GB"/>
          <w:rPrChange w:id="222" w:author="Enrico Nicola Armelloni" w:date="2025-12-12T12:08:00Z" w16du:dateUtc="2025-12-12T11:08:00Z">
            <w:rPr/>
          </w:rPrChange>
        </w:rPr>
        <w:t xml:space="preserve">Garavito-Bermúdez, D., &amp; and Boonstra, W. J. (2023). Knowing through fishing: Exploring the connection between fishers’ ecological knowledge and fishing styles. </w:t>
      </w:r>
      <w:r w:rsidRPr="00A6113C">
        <w:rPr>
          <w:i/>
          <w:iCs/>
          <w:lang w:val="en-GB"/>
          <w:rPrChange w:id="223" w:author="Enrico Nicola Armelloni" w:date="2025-12-12T12:08:00Z" w16du:dateUtc="2025-12-12T11:08:00Z">
            <w:rPr>
              <w:i/>
              <w:iCs/>
            </w:rPr>
          </w:rPrChange>
        </w:rPr>
        <w:t>Journal of Environmental Planning and Management</w:t>
      </w:r>
      <w:r w:rsidRPr="00A6113C">
        <w:rPr>
          <w:lang w:val="en-GB"/>
          <w:rPrChange w:id="224" w:author="Enrico Nicola Armelloni" w:date="2025-12-12T12:08:00Z" w16du:dateUtc="2025-12-12T11:08:00Z">
            <w:rPr/>
          </w:rPrChange>
        </w:rPr>
        <w:t xml:space="preserve">, </w:t>
      </w:r>
      <w:r w:rsidRPr="00A6113C">
        <w:rPr>
          <w:i/>
          <w:iCs/>
          <w:lang w:val="en-GB"/>
          <w:rPrChange w:id="225" w:author="Enrico Nicola Armelloni" w:date="2025-12-12T12:08:00Z" w16du:dateUtc="2025-12-12T11:08:00Z">
            <w:rPr>
              <w:i/>
              <w:iCs/>
            </w:rPr>
          </w:rPrChange>
        </w:rPr>
        <w:t>66</w:t>
      </w:r>
      <w:r w:rsidRPr="00A6113C">
        <w:rPr>
          <w:lang w:val="en-GB"/>
          <w:rPrChange w:id="226" w:author="Enrico Nicola Armelloni" w:date="2025-12-12T12:08:00Z" w16du:dateUtc="2025-12-12T11:08:00Z">
            <w:rPr/>
          </w:rPrChange>
        </w:rPr>
        <w:t>(9), 1841–1860. https://doi.org/10.1080/09640568.2022.2043257</w:t>
      </w:r>
    </w:p>
    <w:p w14:paraId="2D58D160" w14:textId="77777777" w:rsidR="00A6113C" w:rsidRPr="00A6113C" w:rsidRDefault="00A6113C" w:rsidP="00A6113C">
      <w:pPr>
        <w:pStyle w:val="Bibliography"/>
        <w:rPr>
          <w:lang w:val="en-GB"/>
          <w:rPrChange w:id="227" w:author="Enrico Nicola Armelloni" w:date="2025-12-12T12:08:00Z" w16du:dateUtc="2025-12-12T11:08:00Z">
            <w:rPr/>
          </w:rPrChange>
        </w:rPr>
      </w:pPr>
      <w:r w:rsidRPr="00A6113C">
        <w:rPr>
          <w:lang w:val="en-GB"/>
          <w:rPrChange w:id="228" w:author="Enrico Nicola Armelloni" w:date="2025-12-12T12:08:00Z" w16du:dateUtc="2025-12-12T11:08:00Z">
            <w:rPr/>
          </w:rPrChange>
        </w:rPr>
        <w:t xml:space="preserve">Gomes, D. G. E., Ruzicka, J. J., Crozier, L. G., Huff, D. D., Brodeur, R. D., &amp; Stewart, J. D. (2024). Marine heatwaves disrupt ecosystem structure and function via altered food webs and energy flux. </w:t>
      </w:r>
      <w:r w:rsidRPr="00A6113C">
        <w:rPr>
          <w:i/>
          <w:iCs/>
          <w:lang w:val="en-GB"/>
          <w:rPrChange w:id="229" w:author="Enrico Nicola Armelloni" w:date="2025-12-12T12:08:00Z" w16du:dateUtc="2025-12-12T11:08:00Z">
            <w:rPr>
              <w:i/>
              <w:iCs/>
            </w:rPr>
          </w:rPrChange>
        </w:rPr>
        <w:t>Nature Communications</w:t>
      </w:r>
      <w:r w:rsidRPr="00A6113C">
        <w:rPr>
          <w:lang w:val="en-GB"/>
          <w:rPrChange w:id="230" w:author="Enrico Nicola Armelloni" w:date="2025-12-12T12:08:00Z" w16du:dateUtc="2025-12-12T11:08:00Z">
            <w:rPr/>
          </w:rPrChange>
        </w:rPr>
        <w:t xml:space="preserve">, </w:t>
      </w:r>
      <w:r w:rsidRPr="00A6113C">
        <w:rPr>
          <w:i/>
          <w:iCs/>
          <w:lang w:val="en-GB"/>
          <w:rPrChange w:id="231" w:author="Enrico Nicola Armelloni" w:date="2025-12-12T12:08:00Z" w16du:dateUtc="2025-12-12T11:08:00Z">
            <w:rPr>
              <w:i/>
              <w:iCs/>
            </w:rPr>
          </w:rPrChange>
        </w:rPr>
        <w:t>15</w:t>
      </w:r>
      <w:r w:rsidRPr="00A6113C">
        <w:rPr>
          <w:lang w:val="en-GB"/>
          <w:rPrChange w:id="232" w:author="Enrico Nicola Armelloni" w:date="2025-12-12T12:08:00Z" w16du:dateUtc="2025-12-12T11:08:00Z">
            <w:rPr/>
          </w:rPrChange>
        </w:rPr>
        <w:t>(1), 1988. https://doi.org/10.1038/s41467-024-46263-2</w:t>
      </w:r>
    </w:p>
    <w:p w14:paraId="43651389" w14:textId="77777777" w:rsidR="00A6113C" w:rsidRPr="00A6113C" w:rsidRDefault="00A6113C" w:rsidP="00A6113C">
      <w:pPr>
        <w:pStyle w:val="Bibliography"/>
        <w:rPr>
          <w:lang w:val="en-GB"/>
          <w:rPrChange w:id="233" w:author="Enrico Nicola Armelloni" w:date="2025-12-12T12:08:00Z" w16du:dateUtc="2025-12-12T11:08:00Z">
            <w:rPr/>
          </w:rPrChange>
        </w:rPr>
      </w:pPr>
      <w:r w:rsidRPr="00A6113C">
        <w:rPr>
          <w:lang w:val="en-GB"/>
          <w:rPrChange w:id="234" w:author="Enrico Nicola Armelloni" w:date="2025-12-12T12:08:00Z" w16du:dateUtc="2025-12-12T11:08:00Z">
            <w:rPr/>
          </w:rPrChange>
        </w:rPr>
        <w:t xml:space="preserve">Green, K. M., Selgrath, J. C., Frawley, T. H., Oestreich, W. K., Mansfield, E. J., Urteaga, J., Swanson, S. S., Santana, F. N., Green, S. J., Naggea, J., &amp; Crowder, L. B. (2021). How adaptive capacity shapes the Adapt, React, Cope response to climate impacts: Insights from small-scale fisheries. </w:t>
      </w:r>
      <w:r w:rsidRPr="00A6113C">
        <w:rPr>
          <w:i/>
          <w:iCs/>
          <w:lang w:val="en-GB"/>
          <w:rPrChange w:id="235" w:author="Enrico Nicola Armelloni" w:date="2025-12-12T12:08:00Z" w16du:dateUtc="2025-12-12T11:08:00Z">
            <w:rPr>
              <w:i/>
              <w:iCs/>
            </w:rPr>
          </w:rPrChange>
        </w:rPr>
        <w:t>Climatic Change</w:t>
      </w:r>
      <w:r w:rsidRPr="00A6113C">
        <w:rPr>
          <w:lang w:val="en-GB"/>
          <w:rPrChange w:id="236" w:author="Enrico Nicola Armelloni" w:date="2025-12-12T12:08:00Z" w16du:dateUtc="2025-12-12T11:08:00Z">
            <w:rPr/>
          </w:rPrChange>
        </w:rPr>
        <w:t xml:space="preserve">, </w:t>
      </w:r>
      <w:r w:rsidRPr="00A6113C">
        <w:rPr>
          <w:i/>
          <w:iCs/>
          <w:lang w:val="en-GB"/>
          <w:rPrChange w:id="237" w:author="Enrico Nicola Armelloni" w:date="2025-12-12T12:08:00Z" w16du:dateUtc="2025-12-12T11:08:00Z">
            <w:rPr>
              <w:i/>
              <w:iCs/>
            </w:rPr>
          </w:rPrChange>
        </w:rPr>
        <w:t>164</w:t>
      </w:r>
      <w:r w:rsidRPr="00A6113C">
        <w:rPr>
          <w:lang w:val="en-GB"/>
          <w:rPrChange w:id="238" w:author="Enrico Nicola Armelloni" w:date="2025-12-12T12:08:00Z" w16du:dateUtc="2025-12-12T11:08:00Z">
            <w:rPr/>
          </w:rPrChange>
        </w:rPr>
        <w:t>(1), 15. https://doi.org/10.1007/s10584-021-02965-w</w:t>
      </w:r>
    </w:p>
    <w:p w14:paraId="17AB4970" w14:textId="77777777" w:rsidR="00A6113C" w:rsidRPr="00A6113C" w:rsidRDefault="00A6113C" w:rsidP="00A6113C">
      <w:pPr>
        <w:pStyle w:val="Bibliography"/>
        <w:rPr>
          <w:lang w:val="en-GB"/>
          <w:rPrChange w:id="239" w:author="Enrico Nicola Armelloni" w:date="2025-12-12T12:08:00Z" w16du:dateUtc="2025-12-12T11:08:00Z">
            <w:rPr/>
          </w:rPrChange>
        </w:rPr>
      </w:pPr>
      <w:r w:rsidRPr="00A6113C">
        <w:rPr>
          <w:lang w:val="en-GB"/>
          <w:rPrChange w:id="240" w:author="Enrico Nicola Armelloni" w:date="2025-12-12T12:08:00Z" w16du:dateUtc="2025-12-12T11:08:00Z">
            <w:rPr/>
          </w:rPrChange>
        </w:rPr>
        <w:t xml:space="preserve">Guibourd de Luzinais, V., Gascuel, D., Reygondeau, G., &amp; Cheung, W. W. L. (2024). Large potential impacts of marine heatwaves on ecosystem functioning. </w:t>
      </w:r>
      <w:r w:rsidRPr="00A6113C">
        <w:rPr>
          <w:i/>
          <w:iCs/>
          <w:lang w:val="en-GB"/>
          <w:rPrChange w:id="241" w:author="Enrico Nicola Armelloni" w:date="2025-12-12T12:08:00Z" w16du:dateUtc="2025-12-12T11:08:00Z">
            <w:rPr>
              <w:i/>
              <w:iCs/>
            </w:rPr>
          </w:rPrChange>
        </w:rPr>
        <w:t>Global Change Biology</w:t>
      </w:r>
      <w:r w:rsidRPr="00A6113C">
        <w:rPr>
          <w:lang w:val="en-GB"/>
          <w:rPrChange w:id="242" w:author="Enrico Nicola Armelloni" w:date="2025-12-12T12:08:00Z" w16du:dateUtc="2025-12-12T11:08:00Z">
            <w:rPr/>
          </w:rPrChange>
        </w:rPr>
        <w:t xml:space="preserve">, </w:t>
      </w:r>
      <w:r w:rsidRPr="00A6113C">
        <w:rPr>
          <w:i/>
          <w:iCs/>
          <w:lang w:val="en-GB"/>
          <w:rPrChange w:id="243" w:author="Enrico Nicola Armelloni" w:date="2025-12-12T12:08:00Z" w16du:dateUtc="2025-12-12T11:08:00Z">
            <w:rPr>
              <w:i/>
              <w:iCs/>
            </w:rPr>
          </w:rPrChange>
        </w:rPr>
        <w:t>30</w:t>
      </w:r>
      <w:r w:rsidRPr="00A6113C">
        <w:rPr>
          <w:lang w:val="en-GB"/>
          <w:rPrChange w:id="244" w:author="Enrico Nicola Armelloni" w:date="2025-12-12T12:08:00Z" w16du:dateUtc="2025-12-12T11:08:00Z">
            <w:rPr/>
          </w:rPrChange>
        </w:rPr>
        <w:t>(7), e17437. https://doi.org/10.1111/gcb.17437</w:t>
      </w:r>
    </w:p>
    <w:p w14:paraId="212CF8EC" w14:textId="77777777" w:rsidR="00A6113C" w:rsidRPr="00A6113C" w:rsidRDefault="00A6113C" w:rsidP="00A6113C">
      <w:pPr>
        <w:pStyle w:val="Bibliography"/>
        <w:rPr>
          <w:lang w:val="en-GB"/>
          <w:rPrChange w:id="245" w:author="Enrico Nicola Armelloni" w:date="2025-12-12T12:08:00Z" w16du:dateUtc="2025-12-12T11:08:00Z">
            <w:rPr/>
          </w:rPrChange>
        </w:rPr>
      </w:pPr>
      <w:r w:rsidRPr="00A6113C">
        <w:rPr>
          <w:lang w:val="en-GB"/>
          <w:rPrChange w:id="246" w:author="Enrico Nicola Armelloni" w:date="2025-12-12T12:08:00Z" w16du:dateUtc="2025-12-12T11:08:00Z">
            <w:rPr/>
          </w:rPrChange>
        </w:rPr>
        <w:t xml:space="preserve">Harvey, C. J., Clay, P. M., Selden, R., Moore, S. K., Andrews, K. S., deReynier, Y. L., Beaudreau, A. H., Liu, O. R., Norman, K. C., Samhouri, J. F., Bellquist, L., Burden, M., Colburn, L. L., Haltuch, M. A., Harley, A., Kaplan, I. C., Kasperski, S., Klajbor, W., Lewis-Smith, C., … Wise, S. (2025). Embracing social-ecological system </w:t>
      </w:r>
      <w:r w:rsidRPr="00A6113C">
        <w:rPr>
          <w:lang w:val="en-GB"/>
          <w:rPrChange w:id="247" w:author="Enrico Nicola Armelloni" w:date="2025-12-12T12:08:00Z" w16du:dateUtc="2025-12-12T11:08:00Z">
            <w:rPr/>
          </w:rPrChange>
        </w:rPr>
        <w:lastRenderedPageBreak/>
        <w:t xml:space="preserve">complexity to promote climate-ready fisheries. </w:t>
      </w:r>
      <w:r w:rsidRPr="00A6113C">
        <w:rPr>
          <w:i/>
          <w:iCs/>
          <w:lang w:val="en-GB"/>
          <w:rPrChange w:id="248" w:author="Enrico Nicola Armelloni" w:date="2025-12-12T12:08:00Z" w16du:dateUtc="2025-12-12T11:08:00Z">
            <w:rPr>
              <w:i/>
              <w:iCs/>
            </w:rPr>
          </w:rPrChange>
        </w:rPr>
        <w:t>Reviews in Fish Biology and Fisheries</w:t>
      </w:r>
      <w:r w:rsidRPr="00A6113C">
        <w:rPr>
          <w:lang w:val="en-GB"/>
          <w:rPrChange w:id="249" w:author="Enrico Nicola Armelloni" w:date="2025-12-12T12:08:00Z" w16du:dateUtc="2025-12-12T11:08:00Z">
            <w:rPr/>
          </w:rPrChange>
        </w:rPr>
        <w:t xml:space="preserve">, </w:t>
      </w:r>
      <w:r w:rsidRPr="00A6113C">
        <w:rPr>
          <w:i/>
          <w:iCs/>
          <w:lang w:val="en-GB"/>
          <w:rPrChange w:id="250" w:author="Enrico Nicola Armelloni" w:date="2025-12-12T12:08:00Z" w16du:dateUtc="2025-12-12T11:08:00Z">
            <w:rPr>
              <w:i/>
              <w:iCs/>
            </w:rPr>
          </w:rPrChange>
        </w:rPr>
        <w:t>35</w:t>
      </w:r>
      <w:r w:rsidRPr="00A6113C">
        <w:rPr>
          <w:lang w:val="en-GB"/>
          <w:rPrChange w:id="251" w:author="Enrico Nicola Armelloni" w:date="2025-12-12T12:08:00Z" w16du:dateUtc="2025-12-12T11:08:00Z">
            <w:rPr/>
          </w:rPrChange>
        </w:rPr>
        <w:t>(2), 633–658. https://doi.org/10.1007/s11160-025-09926-x</w:t>
      </w:r>
    </w:p>
    <w:p w14:paraId="55564828" w14:textId="77777777" w:rsidR="00A6113C" w:rsidRPr="00A6113C" w:rsidRDefault="00A6113C" w:rsidP="00A6113C">
      <w:pPr>
        <w:pStyle w:val="Bibliography"/>
        <w:rPr>
          <w:lang w:val="en-GB"/>
          <w:rPrChange w:id="252" w:author="Enrico Nicola Armelloni" w:date="2025-12-12T12:08:00Z" w16du:dateUtc="2025-12-12T11:08:00Z">
            <w:rPr/>
          </w:rPrChange>
        </w:rPr>
      </w:pPr>
      <w:r>
        <w:t xml:space="preserve">Hodgson, E. E., Essington, T. E., Samhouri, J. F., Allison, E. H., Bennett, N. J., Bostrom, A., Cullen, A. C., Kasperski, S., Levin, P. S., &amp; Poe, M. R. (2019). </w:t>
      </w:r>
      <w:r w:rsidRPr="00A6113C">
        <w:rPr>
          <w:lang w:val="en-GB"/>
          <w:rPrChange w:id="253" w:author="Enrico Nicola Armelloni" w:date="2025-12-12T12:08:00Z" w16du:dateUtc="2025-12-12T11:08:00Z">
            <w:rPr/>
          </w:rPrChange>
        </w:rPr>
        <w:t xml:space="preserve">Integrated Risk Assessment for the Blue Economy. </w:t>
      </w:r>
      <w:r w:rsidRPr="00A6113C">
        <w:rPr>
          <w:i/>
          <w:iCs/>
          <w:lang w:val="en-GB"/>
          <w:rPrChange w:id="254" w:author="Enrico Nicola Armelloni" w:date="2025-12-12T12:08:00Z" w16du:dateUtc="2025-12-12T11:08:00Z">
            <w:rPr>
              <w:i/>
              <w:iCs/>
            </w:rPr>
          </w:rPrChange>
        </w:rPr>
        <w:t>Frontiers in Marine Science</w:t>
      </w:r>
      <w:r w:rsidRPr="00A6113C">
        <w:rPr>
          <w:lang w:val="en-GB"/>
          <w:rPrChange w:id="255" w:author="Enrico Nicola Armelloni" w:date="2025-12-12T12:08:00Z" w16du:dateUtc="2025-12-12T11:08:00Z">
            <w:rPr/>
          </w:rPrChange>
        </w:rPr>
        <w:t xml:space="preserve">, </w:t>
      </w:r>
      <w:r w:rsidRPr="00A6113C">
        <w:rPr>
          <w:i/>
          <w:iCs/>
          <w:lang w:val="en-GB"/>
          <w:rPrChange w:id="256" w:author="Enrico Nicola Armelloni" w:date="2025-12-12T12:08:00Z" w16du:dateUtc="2025-12-12T11:08:00Z">
            <w:rPr>
              <w:i/>
              <w:iCs/>
            </w:rPr>
          </w:rPrChange>
        </w:rPr>
        <w:t>6</w:t>
      </w:r>
      <w:r w:rsidRPr="00A6113C">
        <w:rPr>
          <w:lang w:val="en-GB"/>
          <w:rPrChange w:id="257" w:author="Enrico Nicola Armelloni" w:date="2025-12-12T12:08:00Z" w16du:dateUtc="2025-12-12T11:08:00Z">
            <w:rPr/>
          </w:rPrChange>
        </w:rPr>
        <w:t>. https://doi.org/10.3389/fmars.2019.00609</w:t>
      </w:r>
    </w:p>
    <w:p w14:paraId="6A1AF8E0" w14:textId="77777777" w:rsidR="00A6113C" w:rsidRPr="00A6113C" w:rsidRDefault="00A6113C" w:rsidP="00A6113C">
      <w:pPr>
        <w:pStyle w:val="Bibliography"/>
        <w:rPr>
          <w:lang w:val="en-GB"/>
          <w:rPrChange w:id="258" w:author="Enrico Nicola Armelloni" w:date="2025-12-12T12:08:00Z" w16du:dateUtc="2025-12-12T11:08:00Z">
            <w:rPr/>
          </w:rPrChange>
        </w:rPr>
      </w:pPr>
      <w:r w:rsidRPr="00A6113C">
        <w:rPr>
          <w:lang w:val="en-GB"/>
          <w:rPrChange w:id="259" w:author="Enrico Nicola Armelloni" w:date="2025-12-12T12:08:00Z" w16du:dateUtc="2025-12-12T11:08:00Z">
            <w:rPr/>
          </w:rPrChange>
        </w:rPr>
        <w:t xml:space="preserve">IPCC. (2021). Weather and Climate Extreme Events in a Changing Climate. In </w:t>
      </w:r>
      <w:r w:rsidRPr="00A6113C">
        <w:rPr>
          <w:i/>
          <w:iCs/>
          <w:lang w:val="en-GB"/>
          <w:rPrChange w:id="260" w:author="Enrico Nicola Armelloni" w:date="2025-12-12T12:08:00Z" w16du:dateUtc="2025-12-12T11:08:00Z">
            <w:rPr>
              <w:i/>
              <w:iCs/>
            </w:rPr>
          </w:rPrChange>
        </w:rPr>
        <w:t>Climate Change 2021 – The Physical Science Basis: Working Group I Contribution to the Sixth Assessment Report of the Intergovernmental Panel on Climate Change</w:t>
      </w:r>
      <w:r w:rsidRPr="00A6113C">
        <w:rPr>
          <w:lang w:val="en-GB"/>
          <w:rPrChange w:id="261" w:author="Enrico Nicola Armelloni" w:date="2025-12-12T12:08:00Z" w16du:dateUtc="2025-12-12T11:08:00Z">
            <w:rPr/>
          </w:rPrChange>
        </w:rPr>
        <w:t xml:space="preserve"> (1st edn). Cambridge University Press. https://doi.org/10.1017/9781009157896</w:t>
      </w:r>
    </w:p>
    <w:p w14:paraId="27CA9B1E" w14:textId="77777777" w:rsidR="00A6113C" w:rsidRPr="00A6113C" w:rsidRDefault="00A6113C" w:rsidP="00A6113C">
      <w:pPr>
        <w:pStyle w:val="Bibliography"/>
        <w:rPr>
          <w:lang w:val="en-GB"/>
          <w:rPrChange w:id="262" w:author="Enrico Nicola Armelloni" w:date="2025-12-12T12:08:00Z" w16du:dateUtc="2025-12-12T11:08:00Z">
            <w:rPr/>
          </w:rPrChange>
        </w:rPr>
      </w:pPr>
      <w:r w:rsidRPr="00A6113C">
        <w:rPr>
          <w:lang w:val="en-GB"/>
          <w:rPrChange w:id="263" w:author="Enrico Nicola Armelloni" w:date="2025-12-12T12:08:00Z" w16du:dateUtc="2025-12-12T11:08:00Z">
            <w:rPr/>
          </w:rPrChange>
        </w:rPr>
        <w:t xml:space="preserve">Kaikkonen, L., Parviainen, T., Rahikainen, M., Uusitalo, L., &amp; Lehikoinen, A. (2021). Bayesian Networks in Environmental Risk Assessment: A Review. </w:t>
      </w:r>
      <w:r w:rsidRPr="00A6113C">
        <w:rPr>
          <w:i/>
          <w:iCs/>
          <w:lang w:val="en-GB"/>
          <w:rPrChange w:id="264" w:author="Enrico Nicola Armelloni" w:date="2025-12-12T12:08:00Z" w16du:dateUtc="2025-12-12T11:08:00Z">
            <w:rPr>
              <w:i/>
              <w:iCs/>
            </w:rPr>
          </w:rPrChange>
        </w:rPr>
        <w:t>Integrated Environmental Assessment and Management</w:t>
      </w:r>
      <w:r w:rsidRPr="00A6113C">
        <w:rPr>
          <w:lang w:val="en-GB"/>
          <w:rPrChange w:id="265" w:author="Enrico Nicola Armelloni" w:date="2025-12-12T12:08:00Z" w16du:dateUtc="2025-12-12T11:08:00Z">
            <w:rPr/>
          </w:rPrChange>
        </w:rPr>
        <w:t xml:space="preserve">, </w:t>
      </w:r>
      <w:r w:rsidRPr="00A6113C">
        <w:rPr>
          <w:i/>
          <w:iCs/>
          <w:lang w:val="en-GB"/>
          <w:rPrChange w:id="266" w:author="Enrico Nicola Armelloni" w:date="2025-12-12T12:08:00Z" w16du:dateUtc="2025-12-12T11:08:00Z">
            <w:rPr>
              <w:i/>
              <w:iCs/>
            </w:rPr>
          </w:rPrChange>
        </w:rPr>
        <w:t>17</w:t>
      </w:r>
      <w:r w:rsidRPr="00A6113C">
        <w:rPr>
          <w:lang w:val="en-GB"/>
          <w:rPrChange w:id="267" w:author="Enrico Nicola Armelloni" w:date="2025-12-12T12:08:00Z" w16du:dateUtc="2025-12-12T11:08:00Z">
            <w:rPr/>
          </w:rPrChange>
        </w:rPr>
        <w:t>(1), 62–78. https://doi.org/10.1002/ieam.4332</w:t>
      </w:r>
    </w:p>
    <w:p w14:paraId="22AD9D66" w14:textId="77777777" w:rsidR="00A6113C" w:rsidRPr="00A6113C" w:rsidRDefault="00A6113C" w:rsidP="00A6113C">
      <w:pPr>
        <w:pStyle w:val="Bibliography"/>
        <w:rPr>
          <w:lang w:val="en-GB"/>
          <w:rPrChange w:id="268" w:author="Enrico Nicola Armelloni" w:date="2025-12-12T12:08:00Z" w16du:dateUtc="2025-12-12T11:08:00Z">
            <w:rPr/>
          </w:rPrChange>
        </w:rPr>
      </w:pPr>
      <w:r w:rsidRPr="00A6113C">
        <w:rPr>
          <w:lang w:val="en-GB"/>
          <w:rPrChange w:id="269" w:author="Enrico Nicola Armelloni" w:date="2025-12-12T12:08:00Z" w16du:dateUtc="2025-12-12T11:08:00Z">
            <w:rPr/>
          </w:rPrChange>
        </w:rPr>
        <w:t xml:space="preserve">Korb, K. B., &amp; Nicholson, A. E. (2011). </w:t>
      </w:r>
      <w:r w:rsidRPr="00A6113C">
        <w:rPr>
          <w:i/>
          <w:iCs/>
          <w:lang w:val="en-GB"/>
          <w:rPrChange w:id="270" w:author="Enrico Nicola Armelloni" w:date="2025-12-12T12:08:00Z" w16du:dateUtc="2025-12-12T11:08:00Z">
            <w:rPr>
              <w:i/>
              <w:iCs/>
            </w:rPr>
          </w:rPrChange>
        </w:rPr>
        <w:t>Bayesian Artificial Intelligence</w:t>
      </w:r>
      <w:r w:rsidRPr="00A6113C">
        <w:rPr>
          <w:lang w:val="en-GB"/>
          <w:rPrChange w:id="271" w:author="Enrico Nicola Armelloni" w:date="2025-12-12T12:08:00Z" w16du:dateUtc="2025-12-12T11:08:00Z">
            <w:rPr/>
          </w:rPrChange>
        </w:rPr>
        <w:t>.</w:t>
      </w:r>
    </w:p>
    <w:p w14:paraId="797C212D" w14:textId="77777777" w:rsidR="00A6113C" w:rsidRPr="00A6113C" w:rsidRDefault="00A6113C" w:rsidP="00A6113C">
      <w:pPr>
        <w:pStyle w:val="Bibliography"/>
        <w:rPr>
          <w:lang w:val="en-GB"/>
          <w:rPrChange w:id="272" w:author="Enrico Nicola Armelloni" w:date="2025-12-12T12:08:00Z" w16du:dateUtc="2025-12-12T11:08:00Z">
            <w:rPr/>
          </w:rPrChange>
        </w:rPr>
      </w:pPr>
      <w:r w:rsidRPr="00A6113C">
        <w:rPr>
          <w:lang w:val="en-GB"/>
          <w:rPrChange w:id="273" w:author="Enrico Nicola Armelloni" w:date="2025-12-12T12:08:00Z" w16du:dateUtc="2025-12-12T11:08:00Z">
            <w:rPr/>
          </w:rPrChange>
        </w:rPr>
        <w:t xml:space="preserve">Kruse, M., Letschert, J., Cormier, R., Rambo, H., Gee, K., Kannen, A., Schaper, J., Möllmann, C., &amp; Stelzenmüller, V. (2024). Operationalizing a fisheries social-ecological system through a Bayesian belief network reveals hotspots for its adaptive capacity in the southern North sea. </w:t>
      </w:r>
      <w:r w:rsidRPr="00A6113C">
        <w:rPr>
          <w:i/>
          <w:iCs/>
          <w:lang w:val="en-GB"/>
          <w:rPrChange w:id="274" w:author="Enrico Nicola Armelloni" w:date="2025-12-12T12:08:00Z" w16du:dateUtc="2025-12-12T11:08:00Z">
            <w:rPr>
              <w:i/>
              <w:iCs/>
            </w:rPr>
          </w:rPrChange>
        </w:rPr>
        <w:t>Journal of Environmental Management</w:t>
      </w:r>
      <w:r w:rsidRPr="00A6113C">
        <w:rPr>
          <w:lang w:val="en-GB"/>
          <w:rPrChange w:id="275" w:author="Enrico Nicola Armelloni" w:date="2025-12-12T12:08:00Z" w16du:dateUtc="2025-12-12T11:08:00Z">
            <w:rPr/>
          </w:rPrChange>
        </w:rPr>
        <w:t xml:space="preserve">, </w:t>
      </w:r>
      <w:r w:rsidRPr="00A6113C">
        <w:rPr>
          <w:i/>
          <w:iCs/>
          <w:lang w:val="en-GB"/>
          <w:rPrChange w:id="276" w:author="Enrico Nicola Armelloni" w:date="2025-12-12T12:08:00Z" w16du:dateUtc="2025-12-12T11:08:00Z">
            <w:rPr>
              <w:i/>
              <w:iCs/>
            </w:rPr>
          </w:rPrChange>
        </w:rPr>
        <w:t>357</w:t>
      </w:r>
      <w:r w:rsidRPr="00A6113C">
        <w:rPr>
          <w:lang w:val="en-GB"/>
          <w:rPrChange w:id="277" w:author="Enrico Nicola Armelloni" w:date="2025-12-12T12:08:00Z" w16du:dateUtc="2025-12-12T11:08:00Z">
            <w:rPr/>
          </w:rPrChange>
        </w:rPr>
        <w:t>, 120685. https://doi.org/10.1016/j.jenvman.2024.120685</w:t>
      </w:r>
    </w:p>
    <w:p w14:paraId="2A11B45C" w14:textId="77777777" w:rsidR="00A6113C" w:rsidRPr="00A6113C" w:rsidRDefault="00A6113C" w:rsidP="00A6113C">
      <w:pPr>
        <w:pStyle w:val="Bibliography"/>
        <w:rPr>
          <w:lang w:val="en-GB"/>
          <w:rPrChange w:id="278" w:author="Enrico Nicola Armelloni" w:date="2025-12-12T12:08:00Z" w16du:dateUtc="2025-12-12T11:08:00Z">
            <w:rPr/>
          </w:rPrChange>
        </w:rPr>
      </w:pPr>
      <w:r w:rsidRPr="00A6113C">
        <w:rPr>
          <w:lang w:val="en-GB"/>
          <w:rPrChange w:id="279" w:author="Enrico Nicola Armelloni" w:date="2025-12-12T12:08:00Z" w16du:dateUtc="2025-12-12T11:08:00Z">
            <w:rPr/>
          </w:rPrChange>
        </w:rPr>
        <w:t xml:space="preserve">Laitila, P., &amp; Virtanen, K. (2022a). Advancing construction of conditional probability tables of Bayesian networks with ranked nodes method. </w:t>
      </w:r>
      <w:r w:rsidRPr="00A6113C">
        <w:rPr>
          <w:i/>
          <w:iCs/>
          <w:lang w:val="en-GB"/>
          <w:rPrChange w:id="280" w:author="Enrico Nicola Armelloni" w:date="2025-12-12T12:08:00Z" w16du:dateUtc="2025-12-12T11:08:00Z">
            <w:rPr>
              <w:i/>
              <w:iCs/>
            </w:rPr>
          </w:rPrChange>
        </w:rPr>
        <w:t>International Journal of General Systems</w:t>
      </w:r>
      <w:r w:rsidRPr="00A6113C">
        <w:rPr>
          <w:lang w:val="en-GB"/>
          <w:rPrChange w:id="281" w:author="Enrico Nicola Armelloni" w:date="2025-12-12T12:08:00Z" w16du:dateUtc="2025-12-12T11:08:00Z">
            <w:rPr/>
          </w:rPrChange>
        </w:rPr>
        <w:t xml:space="preserve">, </w:t>
      </w:r>
      <w:r w:rsidRPr="00A6113C">
        <w:rPr>
          <w:i/>
          <w:iCs/>
          <w:lang w:val="en-GB"/>
          <w:rPrChange w:id="282" w:author="Enrico Nicola Armelloni" w:date="2025-12-12T12:08:00Z" w16du:dateUtc="2025-12-12T11:08:00Z">
            <w:rPr>
              <w:i/>
              <w:iCs/>
            </w:rPr>
          </w:rPrChange>
        </w:rPr>
        <w:t>51</w:t>
      </w:r>
      <w:r w:rsidRPr="00A6113C">
        <w:rPr>
          <w:lang w:val="en-GB"/>
          <w:rPrChange w:id="283" w:author="Enrico Nicola Armelloni" w:date="2025-12-12T12:08:00Z" w16du:dateUtc="2025-12-12T11:08:00Z">
            <w:rPr/>
          </w:rPrChange>
        </w:rPr>
        <w:t>(8), 758–790. https://doi.org/10.1080/03081079.2022.2086541</w:t>
      </w:r>
    </w:p>
    <w:p w14:paraId="0440EE64" w14:textId="77777777" w:rsidR="00A6113C" w:rsidRDefault="00A6113C" w:rsidP="00A6113C">
      <w:pPr>
        <w:pStyle w:val="Bibliography"/>
      </w:pPr>
      <w:r w:rsidRPr="00A6113C">
        <w:rPr>
          <w:lang w:val="en-GB"/>
          <w:rPrChange w:id="284" w:author="Enrico Nicola Armelloni" w:date="2025-12-12T12:08:00Z" w16du:dateUtc="2025-12-12T11:08:00Z">
            <w:rPr/>
          </w:rPrChange>
        </w:rPr>
        <w:lastRenderedPageBreak/>
        <w:t xml:space="preserve">Laitila, P., &amp; Virtanen, K. (2022b). Portraying probabilistic relationships of continuous nodes in Bayesian networks with ranked nodes method. </w:t>
      </w:r>
      <w:r>
        <w:rPr>
          <w:i/>
          <w:iCs/>
        </w:rPr>
        <w:t>Decision Support Systems</w:t>
      </w:r>
      <w:r>
        <w:t xml:space="preserve">, </w:t>
      </w:r>
      <w:r>
        <w:rPr>
          <w:i/>
          <w:iCs/>
        </w:rPr>
        <w:t>154</w:t>
      </w:r>
      <w:r>
        <w:t>, 113709. https://doi.org/10.1016/j.dss.2021.113709</w:t>
      </w:r>
    </w:p>
    <w:p w14:paraId="4A0611F3" w14:textId="77777777" w:rsidR="00A6113C" w:rsidRPr="00A6113C" w:rsidRDefault="00A6113C" w:rsidP="00A6113C">
      <w:pPr>
        <w:pStyle w:val="Bibliography"/>
        <w:rPr>
          <w:lang w:val="en-GB"/>
          <w:rPrChange w:id="285" w:author="Enrico Nicola Armelloni" w:date="2025-12-12T12:08:00Z" w16du:dateUtc="2025-12-12T11:08:00Z">
            <w:rPr/>
          </w:rPrChange>
        </w:rPr>
      </w:pPr>
      <w:r>
        <w:t xml:space="preserve">Li, Y., Sun, M., Yang, X., Yang, M., Kleisner, K. M., Mills, K. E., Tang, Y., Du, F., Qiu, Y., Ren, Y., &amp; Chen, Y. (2024). </w:t>
      </w:r>
      <w:r w:rsidRPr="00A6113C">
        <w:rPr>
          <w:lang w:val="en-GB"/>
          <w:rPrChange w:id="286" w:author="Enrico Nicola Armelloni" w:date="2025-12-12T12:08:00Z" w16du:dateUtc="2025-12-12T11:08:00Z">
            <w:rPr/>
          </w:rPrChange>
        </w:rPr>
        <w:t xml:space="preserve">Social–ecological vulnerability and risk of China’s marine capture fisheries to climate change. </w:t>
      </w:r>
      <w:r w:rsidRPr="00A6113C">
        <w:rPr>
          <w:i/>
          <w:iCs/>
          <w:lang w:val="en-GB"/>
          <w:rPrChange w:id="287" w:author="Enrico Nicola Armelloni" w:date="2025-12-12T12:08:00Z" w16du:dateUtc="2025-12-12T11:08:00Z">
            <w:rPr>
              <w:i/>
              <w:iCs/>
            </w:rPr>
          </w:rPrChange>
        </w:rPr>
        <w:t>Proceedings of the National Academy of Sciences</w:t>
      </w:r>
      <w:r w:rsidRPr="00A6113C">
        <w:rPr>
          <w:lang w:val="en-GB"/>
          <w:rPrChange w:id="288" w:author="Enrico Nicola Armelloni" w:date="2025-12-12T12:08:00Z" w16du:dateUtc="2025-12-12T11:08:00Z">
            <w:rPr/>
          </w:rPrChange>
        </w:rPr>
        <w:t xml:space="preserve">, </w:t>
      </w:r>
      <w:r w:rsidRPr="00A6113C">
        <w:rPr>
          <w:i/>
          <w:iCs/>
          <w:lang w:val="en-GB"/>
          <w:rPrChange w:id="289" w:author="Enrico Nicola Armelloni" w:date="2025-12-12T12:08:00Z" w16du:dateUtc="2025-12-12T11:08:00Z">
            <w:rPr>
              <w:i/>
              <w:iCs/>
            </w:rPr>
          </w:rPrChange>
        </w:rPr>
        <w:t>121</w:t>
      </w:r>
      <w:r w:rsidRPr="00A6113C">
        <w:rPr>
          <w:lang w:val="en-GB"/>
          <w:rPrChange w:id="290" w:author="Enrico Nicola Armelloni" w:date="2025-12-12T12:08:00Z" w16du:dateUtc="2025-12-12T11:08:00Z">
            <w:rPr/>
          </w:rPrChange>
        </w:rPr>
        <w:t>(1), e2313773120. https://doi.org/10.1073/pnas.2313773120</w:t>
      </w:r>
    </w:p>
    <w:p w14:paraId="65EB63C7" w14:textId="77777777" w:rsidR="00A6113C" w:rsidRPr="00A6113C" w:rsidRDefault="00A6113C" w:rsidP="00A6113C">
      <w:pPr>
        <w:pStyle w:val="Bibliography"/>
        <w:rPr>
          <w:lang w:val="en-GB"/>
          <w:rPrChange w:id="291" w:author="Enrico Nicola Armelloni" w:date="2025-12-12T12:08:00Z" w16du:dateUtc="2025-12-12T11:08:00Z">
            <w:rPr/>
          </w:rPrChange>
        </w:rPr>
      </w:pPr>
      <w:r w:rsidRPr="00A6113C">
        <w:rPr>
          <w:lang w:val="en-GB"/>
          <w:rPrChange w:id="292" w:author="Enrico Nicola Armelloni" w:date="2025-12-12T12:08:00Z" w16du:dateUtc="2025-12-12T11:08:00Z">
            <w:rPr/>
          </w:rPrChange>
        </w:rPr>
        <w:t xml:space="preserve">Likert, R. (1932). A technique for the measurement of attitudes. </w:t>
      </w:r>
      <w:r w:rsidRPr="00A6113C">
        <w:rPr>
          <w:i/>
          <w:iCs/>
          <w:lang w:val="en-GB"/>
          <w:rPrChange w:id="293" w:author="Enrico Nicola Armelloni" w:date="2025-12-12T12:08:00Z" w16du:dateUtc="2025-12-12T11:08:00Z">
            <w:rPr>
              <w:i/>
              <w:iCs/>
            </w:rPr>
          </w:rPrChange>
        </w:rPr>
        <w:t>Archives of Psychology</w:t>
      </w:r>
      <w:r w:rsidRPr="00A6113C">
        <w:rPr>
          <w:lang w:val="en-GB"/>
          <w:rPrChange w:id="294" w:author="Enrico Nicola Armelloni" w:date="2025-12-12T12:08:00Z" w16du:dateUtc="2025-12-12T11:08:00Z">
            <w:rPr/>
          </w:rPrChange>
        </w:rPr>
        <w:t xml:space="preserve">, </w:t>
      </w:r>
      <w:r w:rsidRPr="00A6113C">
        <w:rPr>
          <w:i/>
          <w:iCs/>
          <w:lang w:val="en-GB"/>
          <w:rPrChange w:id="295" w:author="Enrico Nicola Armelloni" w:date="2025-12-12T12:08:00Z" w16du:dateUtc="2025-12-12T11:08:00Z">
            <w:rPr>
              <w:i/>
              <w:iCs/>
            </w:rPr>
          </w:rPrChange>
        </w:rPr>
        <w:t>22  140</w:t>
      </w:r>
      <w:r w:rsidRPr="00A6113C">
        <w:rPr>
          <w:lang w:val="en-GB"/>
          <w:rPrChange w:id="296" w:author="Enrico Nicola Armelloni" w:date="2025-12-12T12:08:00Z" w16du:dateUtc="2025-12-12T11:08:00Z">
            <w:rPr/>
          </w:rPrChange>
        </w:rPr>
        <w:t>, 55–55.</w:t>
      </w:r>
    </w:p>
    <w:p w14:paraId="125FB498" w14:textId="77777777" w:rsidR="00A6113C" w:rsidRPr="00A6113C" w:rsidRDefault="00A6113C" w:rsidP="00A6113C">
      <w:pPr>
        <w:pStyle w:val="Bibliography"/>
        <w:rPr>
          <w:lang w:val="en-GB"/>
          <w:rPrChange w:id="297" w:author="Enrico Nicola Armelloni" w:date="2025-12-12T12:08:00Z" w16du:dateUtc="2025-12-12T11:08:00Z">
            <w:rPr/>
          </w:rPrChange>
        </w:rPr>
      </w:pPr>
      <w:r w:rsidRPr="00A6113C">
        <w:rPr>
          <w:lang w:val="en-GB"/>
          <w:rPrChange w:id="298" w:author="Enrico Nicola Armelloni" w:date="2025-12-12T12:08:00Z" w16du:dateUtc="2025-12-12T11:08:00Z">
            <w:rPr/>
          </w:rPrChange>
        </w:rPr>
        <w:t xml:space="preserve">Marcot, B. G. (2017). Common quandaries and their practical solutions in Bayesian network modeling. </w:t>
      </w:r>
      <w:r w:rsidRPr="00A6113C">
        <w:rPr>
          <w:i/>
          <w:iCs/>
          <w:lang w:val="en-GB"/>
          <w:rPrChange w:id="299" w:author="Enrico Nicola Armelloni" w:date="2025-12-12T12:08:00Z" w16du:dateUtc="2025-12-12T11:08:00Z">
            <w:rPr>
              <w:i/>
              <w:iCs/>
            </w:rPr>
          </w:rPrChange>
        </w:rPr>
        <w:t>Ecological Modelling</w:t>
      </w:r>
      <w:r w:rsidRPr="00A6113C">
        <w:rPr>
          <w:lang w:val="en-GB"/>
          <w:rPrChange w:id="300" w:author="Enrico Nicola Armelloni" w:date="2025-12-12T12:08:00Z" w16du:dateUtc="2025-12-12T11:08:00Z">
            <w:rPr/>
          </w:rPrChange>
        </w:rPr>
        <w:t xml:space="preserve">, </w:t>
      </w:r>
      <w:r w:rsidRPr="00A6113C">
        <w:rPr>
          <w:i/>
          <w:iCs/>
          <w:lang w:val="en-GB"/>
          <w:rPrChange w:id="301" w:author="Enrico Nicola Armelloni" w:date="2025-12-12T12:08:00Z" w16du:dateUtc="2025-12-12T11:08:00Z">
            <w:rPr>
              <w:i/>
              <w:iCs/>
            </w:rPr>
          </w:rPrChange>
        </w:rPr>
        <w:t>358</w:t>
      </w:r>
      <w:r w:rsidRPr="00A6113C">
        <w:rPr>
          <w:lang w:val="en-GB"/>
          <w:rPrChange w:id="302" w:author="Enrico Nicola Armelloni" w:date="2025-12-12T12:08:00Z" w16du:dateUtc="2025-12-12T11:08:00Z">
            <w:rPr/>
          </w:rPrChange>
        </w:rPr>
        <w:t>, 1–9. https://doi.org/10.1016/j.ecolmodel.2017.05.011</w:t>
      </w:r>
    </w:p>
    <w:p w14:paraId="7C9FE2E3" w14:textId="77777777" w:rsidR="00A6113C" w:rsidRPr="00A6113C" w:rsidRDefault="00A6113C" w:rsidP="00A6113C">
      <w:pPr>
        <w:pStyle w:val="Bibliography"/>
        <w:rPr>
          <w:lang w:val="en-GB"/>
          <w:rPrChange w:id="303" w:author="Enrico Nicola Armelloni" w:date="2025-12-12T12:08:00Z" w16du:dateUtc="2025-12-12T11:08:00Z">
            <w:rPr/>
          </w:rPrChange>
        </w:rPr>
      </w:pPr>
      <w:r w:rsidRPr="00A6113C">
        <w:rPr>
          <w:lang w:val="en-GB"/>
          <w:rPrChange w:id="304" w:author="Enrico Nicola Armelloni" w:date="2025-12-12T12:08:00Z" w16du:dateUtc="2025-12-12T11:08:00Z">
            <w:rPr/>
          </w:rPrChange>
        </w:rPr>
        <w:t xml:space="preserve">Marshall, N. A., Tobin, R. C., Marshall, P. A., Gooch, M., &amp; Hobday, A. J. (2013). Social Vulnerability of Marine Resource Users to Extreme Weather Events. </w:t>
      </w:r>
      <w:r w:rsidRPr="00A6113C">
        <w:rPr>
          <w:i/>
          <w:iCs/>
          <w:lang w:val="en-GB"/>
          <w:rPrChange w:id="305" w:author="Enrico Nicola Armelloni" w:date="2025-12-12T12:08:00Z" w16du:dateUtc="2025-12-12T11:08:00Z">
            <w:rPr>
              <w:i/>
              <w:iCs/>
            </w:rPr>
          </w:rPrChange>
        </w:rPr>
        <w:t>Ecosystems</w:t>
      </w:r>
      <w:r w:rsidRPr="00A6113C">
        <w:rPr>
          <w:lang w:val="en-GB"/>
          <w:rPrChange w:id="306" w:author="Enrico Nicola Armelloni" w:date="2025-12-12T12:08:00Z" w16du:dateUtc="2025-12-12T11:08:00Z">
            <w:rPr/>
          </w:rPrChange>
        </w:rPr>
        <w:t xml:space="preserve">, </w:t>
      </w:r>
      <w:r w:rsidRPr="00A6113C">
        <w:rPr>
          <w:i/>
          <w:iCs/>
          <w:lang w:val="en-GB"/>
          <w:rPrChange w:id="307" w:author="Enrico Nicola Armelloni" w:date="2025-12-12T12:08:00Z" w16du:dateUtc="2025-12-12T11:08:00Z">
            <w:rPr>
              <w:i/>
              <w:iCs/>
            </w:rPr>
          </w:rPrChange>
        </w:rPr>
        <w:t>16</w:t>
      </w:r>
      <w:r w:rsidRPr="00A6113C">
        <w:rPr>
          <w:lang w:val="en-GB"/>
          <w:rPrChange w:id="308" w:author="Enrico Nicola Armelloni" w:date="2025-12-12T12:08:00Z" w16du:dateUtc="2025-12-12T11:08:00Z">
            <w:rPr/>
          </w:rPrChange>
        </w:rPr>
        <w:t>(5), 797–809. https://doi.org/10.1007/s10021-013-9651-6</w:t>
      </w:r>
    </w:p>
    <w:p w14:paraId="1CD01D19" w14:textId="77777777" w:rsidR="00A6113C" w:rsidRPr="00A6113C" w:rsidRDefault="00A6113C" w:rsidP="00A6113C">
      <w:pPr>
        <w:pStyle w:val="Bibliography"/>
        <w:rPr>
          <w:lang w:val="en-GB"/>
          <w:rPrChange w:id="309" w:author="Enrico Nicola Armelloni" w:date="2025-12-12T12:08:00Z" w16du:dateUtc="2025-12-12T11:08:00Z">
            <w:rPr/>
          </w:rPrChange>
        </w:rPr>
      </w:pPr>
      <w:r w:rsidRPr="00A6113C">
        <w:rPr>
          <w:lang w:val="en-GB"/>
          <w:rPrChange w:id="310" w:author="Enrico Nicola Armelloni" w:date="2025-12-12T12:08:00Z" w16du:dateUtc="2025-12-12T11:08:00Z">
            <w:rPr/>
          </w:rPrChange>
        </w:rPr>
        <w:t xml:space="preserve">Martínez-Vázquez, R. M., Milán-García, J., &amp; de Pablo Valenciano, J. (2021). Challenges of the Blue Economy: Evidence and research trends. </w:t>
      </w:r>
      <w:r w:rsidRPr="00A6113C">
        <w:rPr>
          <w:i/>
          <w:iCs/>
          <w:lang w:val="en-GB"/>
          <w:rPrChange w:id="311" w:author="Enrico Nicola Armelloni" w:date="2025-12-12T12:08:00Z" w16du:dateUtc="2025-12-12T11:08:00Z">
            <w:rPr>
              <w:i/>
              <w:iCs/>
            </w:rPr>
          </w:rPrChange>
        </w:rPr>
        <w:t>Environmental Sciences Europe</w:t>
      </w:r>
      <w:r w:rsidRPr="00A6113C">
        <w:rPr>
          <w:lang w:val="en-GB"/>
          <w:rPrChange w:id="312" w:author="Enrico Nicola Armelloni" w:date="2025-12-12T12:08:00Z" w16du:dateUtc="2025-12-12T11:08:00Z">
            <w:rPr/>
          </w:rPrChange>
        </w:rPr>
        <w:t xml:space="preserve">, </w:t>
      </w:r>
      <w:r w:rsidRPr="00A6113C">
        <w:rPr>
          <w:i/>
          <w:iCs/>
          <w:lang w:val="en-GB"/>
          <w:rPrChange w:id="313" w:author="Enrico Nicola Armelloni" w:date="2025-12-12T12:08:00Z" w16du:dateUtc="2025-12-12T11:08:00Z">
            <w:rPr>
              <w:i/>
              <w:iCs/>
            </w:rPr>
          </w:rPrChange>
        </w:rPr>
        <w:t>33</w:t>
      </w:r>
      <w:r w:rsidRPr="00A6113C">
        <w:rPr>
          <w:lang w:val="en-GB"/>
          <w:rPrChange w:id="314" w:author="Enrico Nicola Armelloni" w:date="2025-12-12T12:08:00Z" w16du:dateUtc="2025-12-12T11:08:00Z">
            <w:rPr/>
          </w:rPrChange>
        </w:rPr>
        <w:t>(1), 61. https://doi.org/10.1186/s12302-021-00502-1</w:t>
      </w:r>
    </w:p>
    <w:p w14:paraId="76F8FAA8" w14:textId="77777777" w:rsidR="00A6113C" w:rsidRPr="00A6113C" w:rsidRDefault="00A6113C" w:rsidP="00A6113C">
      <w:pPr>
        <w:pStyle w:val="Bibliography"/>
        <w:rPr>
          <w:lang w:val="en-GB"/>
          <w:rPrChange w:id="315" w:author="Enrico Nicola Armelloni" w:date="2025-12-12T12:08:00Z" w16du:dateUtc="2025-12-12T11:08:00Z">
            <w:rPr/>
          </w:rPrChange>
        </w:rPr>
      </w:pPr>
      <w:r>
        <w:t xml:space="preserve">Meier, H. E. M., Kniebusch, M., Dieterich, C., Gröger, M., Zorita, E., Elmgren, R., Myrberg, K., Ahola, M. P., Bartosova, A., Bonsdorff, E., Börgel, F., Capell, R., Carlén, I., Carlund, T., Carstensen, J., Christensen, O. B., Dierschke, V., Frauen, C., Frederiksen, M., … </w:t>
      </w:r>
      <w:r w:rsidRPr="00A6113C">
        <w:rPr>
          <w:lang w:val="en-GB"/>
          <w:rPrChange w:id="316" w:author="Enrico Nicola Armelloni" w:date="2025-12-12T12:08:00Z" w16du:dateUtc="2025-12-12T11:08:00Z">
            <w:rPr/>
          </w:rPrChange>
        </w:rPr>
        <w:t xml:space="preserve">Zhang, W. (2022). Climate change in the Baltic Sea region: A summary. </w:t>
      </w:r>
      <w:r w:rsidRPr="00A6113C">
        <w:rPr>
          <w:i/>
          <w:iCs/>
          <w:lang w:val="en-GB"/>
          <w:rPrChange w:id="317" w:author="Enrico Nicola Armelloni" w:date="2025-12-12T12:08:00Z" w16du:dateUtc="2025-12-12T11:08:00Z">
            <w:rPr>
              <w:i/>
              <w:iCs/>
            </w:rPr>
          </w:rPrChange>
        </w:rPr>
        <w:t>Earth System Dynamics</w:t>
      </w:r>
      <w:r w:rsidRPr="00A6113C">
        <w:rPr>
          <w:lang w:val="en-GB"/>
          <w:rPrChange w:id="318" w:author="Enrico Nicola Armelloni" w:date="2025-12-12T12:08:00Z" w16du:dateUtc="2025-12-12T11:08:00Z">
            <w:rPr/>
          </w:rPrChange>
        </w:rPr>
        <w:t xml:space="preserve">, </w:t>
      </w:r>
      <w:r w:rsidRPr="00A6113C">
        <w:rPr>
          <w:i/>
          <w:iCs/>
          <w:lang w:val="en-GB"/>
          <w:rPrChange w:id="319" w:author="Enrico Nicola Armelloni" w:date="2025-12-12T12:08:00Z" w16du:dateUtc="2025-12-12T11:08:00Z">
            <w:rPr>
              <w:i/>
              <w:iCs/>
            </w:rPr>
          </w:rPrChange>
        </w:rPr>
        <w:t>13</w:t>
      </w:r>
      <w:r w:rsidRPr="00A6113C">
        <w:rPr>
          <w:lang w:val="en-GB"/>
          <w:rPrChange w:id="320" w:author="Enrico Nicola Armelloni" w:date="2025-12-12T12:08:00Z" w16du:dateUtc="2025-12-12T11:08:00Z">
            <w:rPr/>
          </w:rPrChange>
        </w:rPr>
        <w:t>(1), 457–593. https://doi.org/10.5194/esd-13-457-2022</w:t>
      </w:r>
    </w:p>
    <w:p w14:paraId="48B4F02C" w14:textId="77777777" w:rsidR="00A6113C" w:rsidRPr="00A6113C" w:rsidRDefault="00A6113C" w:rsidP="00A6113C">
      <w:pPr>
        <w:pStyle w:val="Bibliography"/>
        <w:rPr>
          <w:lang w:val="en-GB"/>
          <w:rPrChange w:id="321" w:author="Enrico Nicola Armelloni" w:date="2025-12-12T12:08:00Z" w16du:dateUtc="2025-12-12T11:08:00Z">
            <w:rPr/>
          </w:rPrChange>
        </w:rPr>
      </w:pPr>
      <w:r w:rsidRPr="00A6113C">
        <w:rPr>
          <w:lang w:val="en-GB"/>
          <w:rPrChange w:id="322" w:author="Enrico Nicola Armelloni" w:date="2025-12-12T12:08:00Z" w16du:dateUtc="2025-12-12T11:08:00Z">
            <w:rPr/>
          </w:rPrChange>
        </w:rPr>
        <w:lastRenderedPageBreak/>
        <w:t xml:space="preserve">Micheli, F., Saenz-Arroyo, A., Aalto, E., Beas-Luna, R., Boch, C. A., Cardenas, J. C., De Leo, G. A., Diaz, E., Espinoza-Montes, A., Finkbeiner, E., Freiwald, J., Fulton, S., Hernández, A., Lejbowicz, A., Low, N. H. N., Martinez, R., McCay, B., Monismith, S., Precoma-de la Mora, M., … Woodson, C. B. (2024). Social-ecological vulnerability to environmental extremes and adaptation pathways in small-scale fisheries of the southern California Current. </w:t>
      </w:r>
      <w:r w:rsidRPr="00A6113C">
        <w:rPr>
          <w:i/>
          <w:iCs/>
          <w:lang w:val="en-GB"/>
          <w:rPrChange w:id="323" w:author="Enrico Nicola Armelloni" w:date="2025-12-12T12:08:00Z" w16du:dateUtc="2025-12-12T11:08:00Z">
            <w:rPr>
              <w:i/>
              <w:iCs/>
            </w:rPr>
          </w:rPrChange>
        </w:rPr>
        <w:t>Frontiers in Marine Science</w:t>
      </w:r>
      <w:r w:rsidRPr="00A6113C">
        <w:rPr>
          <w:lang w:val="en-GB"/>
          <w:rPrChange w:id="324" w:author="Enrico Nicola Armelloni" w:date="2025-12-12T12:08:00Z" w16du:dateUtc="2025-12-12T11:08:00Z">
            <w:rPr/>
          </w:rPrChange>
        </w:rPr>
        <w:t xml:space="preserve">, </w:t>
      </w:r>
      <w:r w:rsidRPr="00A6113C">
        <w:rPr>
          <w:i/>
          <w:iCs/>
          <w:lang w:val="en-GB"/>
          <w:rPrChange w:id="325" w:author="Enrico Nicola Armelloni" w:date="2025-12-12T12:08:00Z" w16du:dateUtc="2025-12-12T11:08:00Z">
            <w:rPr>
              <w:i/>
              <w:iCs/>
            </w:rPr>
          </w:rPrChange>
        </w:rPr>
        <w:t>11</w:t>
      </w:r>
      <w:r w:rsidRPr="00A6113C">
        <w:rPr>
          <w:lang w:val="en-GB"/>
          <w:rPrChange w:id="326" w:author="Enrico Nicola Armelloni" w:date="2025-12-12T12:08:00Z" w16du:dateUtc="2025-12-12T11:08:00Z">
            <w:rPr/>
          </w:rPrChange>
        </w:rPr>
        <w:t>. https://doi.org/10.3389/fmars.2024.1322108</w:t>
      </w:r>
    </w:p>
    <w:p w14:paraId="606EAC9D" w14:textId="77777777" w:rsidR="00A6113C" w:rsidRPr="00A6113C" w:rsidRDefault="00A6113C" w:rsidP="00A6113C">
      <w:pPr>
        <w:pStyle w:val="Bibliography"/>
        <w:rPr>
          <w:lang w:val="en-GB"/>
          <w:rPrChange w:id="327" w:author="Enrico Nicola Armelloni" w:date="2025-12-12T12:08:00Z" w16du:dateUtc="2025-12-12T11:08:00Z">
            <w:rPr/>
          </w:rPrChange>
        </w:rPr>
      </w:pPr>
      <w:r w:rsidRPr="00A6113C">
        <w:rPr>
          <w:lang w:val="en-GB"/>
          <w:rPrChange w:id="328" w:author="Enrico Nicola Armelloni" w:date="2025-12-12T12:08:00Z" w16du:dateUtc="2025-12-12T11:08:00Z">
            <w:rPr/>
          </w:rPrChange>
        </w:rPr>
        <w:t xml:space="preserve">Moore, S. K., Broadwater, M., Cha, C., Dortch, Q., Harvey, C. J., Norman, K. C., Pearce, J., Pomeroy, C., &amp; Samhouri, J. F. (2024). Exploring the human dimensions of harmful algal blooms through a well-being framework to increase resilience in a changing world. </w:t>
      </w:r>
      <w:r w:rsidRPr="00A6113C">
        <w:rPr>
          <w:i/>
          <w:iCs/>
          <w:lang w:val="en-GB"/>
          <w:rPrChange w:id="329" w:author="Enrico Nicola Armelloni" w:date="2025-12-12T12:08:00Z" w16du:dateUtc="2025-12-12T11:08:00Z">
            <w:rPr>
              <w:i/>
              <w:iCs/>
            </w:rPr>
          </w:rPrChange>
        </w:rPr>
        <w:t>PLOS Climate</w:t>
      </w:r>
      <w:r w:rsidRPr="00A6113C">
        <w:rPr>
          <w:lang w:val="en-GB"/>
          <w:rPrChange w:id="330" w:author="Enrico Nicola Armelloni" w:date="2025-12-12T12:08:00Z" w16du:dateUtc="2025-12-12T11:08:00Z">
            <w:rPr/>
          </w:rPrChange>
        </w:rPr>
        <w:t xml:space="preserve">, </w:t>
      </w:r>
      <w:r w:rsidRPr="00A6113C">
        <w:rPr>
          <w:i/>
          <w:iCs/>
          <w:lang w:val="en-GB"/>
          <w:rPrChange w:id="331" w:author="Enrico Nicola Armelloni" w:date="2025-12-12T12:08:00Z" w16du:dateUtc="2025-12-12T11:08:00Z">
            <w:rPr>
              <w:i/>
              <w:iCs/>
            </w:rPr>
          </w:rPrChange>
        </w:rPr>
        <w:t>3</w:t>
      </w:r>
      <w:r w:rsidRPr="00A6113C">
        <w:rPr>
          <w:lang w:val="en-GB"/>
          <w:rPrChange w:id="332" w:author="Enrico Nicola Armelloni" w:date="2025-12-12T12:08:00Z" w16du:dateUtc="2025-12-12T11:08:00Z">
            <w:rPr/>
          </w:rPrChange>
        </w:rPr>
        <w:t>(5), e0000411. https://doi.org/10.1371/journal.pclm.0000411</w:t>
      </w:r>
    </w:p>
    <w:p w14:paraId="10E0DAB4" w14:textId="77777777" w:rsidR="00A6113C" w:rsidRDefault="00A6113C" w:rsidP="00A6113C">
      <w:pPr>
        <w:pStyle w:val="Bibliography"/>
      </w:pPr>
      <w:r w:rsidRPr="00A6113C">
        <w:rPr>
          <w:lang w:val="en-GB"/>
          <w:rPrChange w:id="333" w:author="Enrico Nicola Armelloni" w:date="2025-12-12T12:08:00Z" w16du:dateUtc="2025-12-12T11:08:00Z">
            <w:rPr/>
          </w:rPrChange>
        </w:rPr>
        <w:t xml:space="preserve">Narayan, M., Singh, N., Solanki, P., &amp; Srivastava, R. K. (2024). Impact of Extreme Events on Global Food Security. In P. Singh, B. Ao, N. Deka, C. Mohan, &amp; C. Chhoidub (Eds), </w:t>
      </w:r>
      <w:r w:rsidRPr="00A6113C">
        <w:rPr>
          <w:i/>
          <w:iCs/>
          <w:lang w:val="en-GB"/>
          <w:rPrChange w:id="334" w:author="Enrico Nicola Armelloni" w:date="2025-12-12T12:08:00Z" w16du:dateUtc="2025-12-12T11:08:00Z">
            <w:rPr>
              <w:i/>
              <w:iCs/>
            </w:rPr>
          </w:rPrChange>
        </w:rPr>
        <w:t>Food Security in a Developing World: Status, Challenges, and Opportunities</w:t>
      </w:r>
      <w:r w:rsidRPr="00A6113C">
        <w:rPr>
          <w:lang w:val="en-GB"/>
          <w:rPrChange w:id="335" w:author="Enrico Nicola Armelloni" w:date="2025-12-12T12:08:00Z" w16du:dateUtc="2025-12-12T11:08:00Z">
            <w:rPr/>
          </w:rPrChange>
        </w:rPr>
        <w:t xml:space="preserve"> (pp. 133–152). </w:t>
      </w:r>
      <w:r>
        <w:t>Springer Nature Switzerland. https://doi.org/10.1007/978-3-031-57283-8_9</w:t>
      </w:r>
    </w:p>
    <w:p w14:paraId="1D32F2CD" w14:textId="77777777" w:rsidR="00A6113C" w:rsidRPr="00A6113C" w:rsidRDefault="00A6113C" w:rsidP="00A6113C">
      <w:pPr>
        <w:pStyle w:val="Bibliography"/>
        <w:rPr>
          <w:lang w:val="en-GB"/>
          <w:rPrChange w:id="336" w:author="Enrico Nicola Armelloni" w:date="2025-12-12T12:08:00Z" w16du:dateUtc="2025-12-12T11:08:00Z">
            <w:rPr/>
          </w:rPrChange>
        </w:rPr>
      </w:pPr>
      <w:r>
        <w:t xml:space="preserve">Narwal, S., Kaur, M., Yadav, D. S., &amp; Bast, F. (2024). </w:t>
      </w:r>
      <w:r w:rsidRPr="00A6113C">
        <w:rPr>
          <w:lang w:val="en-GB"/>
          <w:rPrChange w:id="337" w:author="Enrico Nicola Armelloni" w:date="2025-12-12T12:08:00Z" w16du:dateUtc="2025-12-12T11:08:00Z">
            <w:rPr/>
          </w:rPrChange>
        </w:rPr>
        <w:t xml:space="preserve">Sustainable blue economy: Opportunities and challenges. </w:t>
      </w:r>
      <w:r w:rsidRPr="00A6113C">
        <w:rPr>
          <w:i/>
          <w:iCs/>
          <w:lang w:val="en-GB"/>
          <w:rPrChange w:id="338" w:author="Enrico Nicola Armelloni" w:date="2025-12-12T12:08:00Z" w16du:dateUtc="2025-12-12T11:08:00Z">
            <w:rPr>
              <w:i/>
              <w:iCs/>
            </w:rPr>
          </w:rPrChange>
        </w:rPr>
        <w:t>Journal of Biosciences</w:t>
      </w:r>
      <w:r w:rsidRPr="00A6113C">
        <w:rPr>
          <w:lang w:val="en-GB"/>
          <w:rPrChange w:id="339" w:author="Enrico Nicola Armelloni" w:date="2025-12-12T12:08:00Z" w16du:dateUtc="2025-12-12T11:08:00Z">
            <w:rPr/>
          </w:rPrChange>
        </w:rPr>
        <w:t xml:space="preserve">, </w:t>
      </w:r>
      <w:r w:rsidRPr="00A6113C">
        <w:rPr>
          <w:i/>
          <w:iCs/>
          <w:lang w:val="en-GB"/>
          <w:rPrChange w:id="340" w:author="Enrico Nicola Armelloni" w:date="2025-12-12T12:08:00Z" w16du:dateUtc="2025-12-12T11:08:00Z">
            <w:rPr>
              <w:i/>
              <w:iCs/>
            </w:rPr>
          </w:rPrChange>
        </w:rPr>
        <w:t>49</w:t>
      </w:r>
      <w:r w:rsidRPr="00A6113C">
        <w:rPr>
          <w:lang w:val="en-GB"/>
          <w:rPrChange w:id="341" w:author="Enrico Nicola Armelloni" w:date="2025-12-12T12:08:00Z" w16du:dateUtc="2025-12-12T11:08:00Z">
            <w:rPr/>
          </w:rPrChange>
        </w:rPr>
        <w:t>(1), 18. https://doi.org/10.1007/s12038-023-00375-x</w:t>
      </w:r>
    </w:p>
    <w:p w14:paraId="469959EB" w14:textId="77777777" w:rsidR="00A6113C" w:rsidRDefault="00A6113C" w:rsidP="00A6113C">
      <w:pPr>
        <w:pStyle w:val="Bibliography"/>
      </w:pPr>
      <w:r w:rsidRPr="00A6113C">
        <w:rPr>
          <w:lang w:val="en-GB"/>
          <w:rPrChange w:id="342" w:author="Enrico Nicola Armelloni" w:date="2025-12-12T12:08:00Z" w16du:dateUtc="2025-12-12T11:08:00Z">
            <w:rPr/>
          </w:rPrChange>
        </w:rPr>
        <w:t xml:space="preserve">Norr, H., Olsson, E., Lovén, E., &amp; Rohlin, L. (2018). </w:t>
      </w:r>
      <w:r>
        <w:t xml:space="preserve">Fiskeförvaltning och mervärden i S:t Annas, Gryts och Tjusts skärgård. In </w:t>
      </w:r>
      <w:r>
        <w:rPr>
          <w:i/>
          <w:iCs/>
        </w:rPr>
        <w:t>Det småskaliga kustfiskets förändrade förutsättningar och mervärden</w:t>
      </w:r>
      <w:r>
        <w:t>.</w:t>
      </w:r>
    </w:p>
    <w:p w14:paraId="041B7619" w14:textId="77777777" w:rsidR="00A6113C" w:rsidRDefault="00A6113C" w:rsidP="00A6113C">
      <w:pPr>
        <w:pStyle w:val="Bibliography"/>
      </w:pPr>
      <w:r>
        <w:lastRenderedPageBreak/>
        <w:t xml:space="preserve">Olsson, J., Armelloni, E. N., Uusitalo, L., &amp; Gårdmark, A. (2025). </w:t>
      </w:r>
      <w:r>
        <w:rPr>
          <w:i/>
          <w:iCs/>
        </w:rPr>
        <w:t>Extremväder till havs—En sammanställning av dialoger om risker och konsekvenser för det svenska fisket</w:t>
      </w:r>
      <w:r>
        <w:t xml:space="preserve"> (No. XX; Aqua Notes 2025). Sveriges lantbruksuniversitet, SLU. Institutionen för akvatiska resurser.</w:t>
      </w:r>
    </w:p>
    <w:p w14:paraId="2C8E5BE0" w14:textId="77777777" w:rsidR="00A6113C" w:rsidRPr="00A6113C" w:rsidRDefault="00A6113C" w:rsidP="00A6113C">
      <w:pPr>
        <w:pStyle w:val="Bibliography"/>
        <w:rPr>
          <w:lang w:val="en-GB"/>
          <w:rPrChange w:id="343" w:author="Enrico Nicola Armelloni" w:date="2025-12-12T12:08:00Z" w16du:dateUtc="2025-12-12T11:08:00Z">
            <w:rPr/>
          </w:rPrChange>
        </w:rPr>
      </w:pPr>
      <w:r>
        <w:t xml:space="preserve">Pihlajamäki, M., Helle, I., Haapasaari, P., Sarkki, S., Kuikka, S., &amp; Lehikoinen, A. (2020). </w:t>
      </w:r>
      <w:r w:rsidRPr="00A6113C">
        <w:rPr>
          <w:lang w:val="en-GB"/>
          <w:rPrChange w:id="344" w:author="Enrico Nicola Armelloni" w:date="2025-12-12T12:08:00Z" w16du:dateUtc="2025-12-12T11:08:00Z">
            <w:rPr/>
          </w:rPrChange>
        </w:rPr>
        <w:t xml:space="preserve">Catching the future: Applying Bayesian belief networks to exploratory scenario storylines to assess long-term changes in Baltic herring (Clupea harengus membras, Clupeidae) and salmon (Salmo salar, Salmonidae) fisheries. </w:t>
      </w:r>
      <w:r w:rsidRPr="00A6113C">
        <w:rPr>
          <w:i/>
          <w:iCs/>
          <w:lang w:val="en-GB"/>
          <w:rPrChange w:id="345" w:author="Enrico Nicola Armelloni" w:date="2025-12-12T12:08:00Z" w16du:dateUtc="2025-12-12T11:08:00Z">
            <w:rPr>
              <w:i/>
              <w:iCs/>
            </w:rPr>
          </w:rPrChange>
        </w:rPr>
        <w:t>Fish and Fisheries</w:t>
      </w:r>
      <w:r w:rsidRPr="00A6113C">
        <w:rPr>
          <w:lang w:val="en-GB"/>
          <w:rPrChange w:id="346" w:author="Enrico Nicola Armelloni" w:date="2025-12-12T12:08:00Z" w16du:dateUtc="2025-12-12T11:08:00Z">
            <w:rPr/>
          </w:rPrChange>
        </w:rPr>
        <w:t xml:space="preserve">, </w:t>
      </w:r>
      <w:r w:rsidRPr="00A6113C">
        <w:rPr>
          <w:i/>
          <w:iCs/>
          <w:lang w:val="en-GB"/>
          <w:rPrChange w:id="347" w:author="Enrico Nicola Armelloni" w:date="2025-12-12T12:08:00Z" w16du:dateUtc="2025-12-12T11:08:00Z">
            <w:rPr>
              <w:i/>
              <w:iCs/>
            </w:rPr>
          </w:rPrChange>
        </w:rPr>
        <w:t>21</w:t>
      </w:r>
      <w:r w:rsidRPr="00A6113C">
        <w:rPr>
          <w:lang w:val="en-GB"/>
          <w:rPrChange w:id="348" w:author="Enrico Nicola Armelloni" w:date="2025-12-12T12:08:00Z" w16du:dateUtc="2025-12-12T11:08:00Z">
            <w:rPr/>
          </w:rPrChange>
        </w:rPr>
        <w:t>(4), 797–812. https://doi.org/10.1111/faf.12461</w:t>
      </w:r>
    </w:p>
    <w:p w14:paraId="6C675C17" w14:textId="77777777" w:rsidR="00A6113C" w:rsidRDefault="00A6113C" w:rsidP="00A6113C">
      <w:pPr>
        <w:pStyle w:val="Bibliography"/>
      </w:pPr>
      <w:r w:rsidRPr="00A6113C">
        <w:rPr>
          <w:lang w:val="en-GB"/>
          <w:rPrChange w:id="349" w:author="Enrico Nicola Armelloni" w:date="2025-12-12T12:08:00Z" w16du:dateUtc="2025-12-12T11:08:00Z">
            <w:rPr/>
          </w:rPrChange>
        </w:rPr>
        <w:t xml:space="preserve">Rådberg, B., Karlsson, L., &amp; Lindberg, M. (2018). </w:t>
      </w:r>
      <w:r>
        <w:t xml:space="preserve">Det kustnära fisket i Hållnäs  – utmaningar och mervärden. In </w:t>
      </w:r>
      <w:r>
        <w:rPr>
          <w:i/>
          <w:iCs/>
        </w:rPr>
        <w:t>Det småskaliga kustfiskets förändrade förutsättningar och mervärden</w:t>
      </w:r>
      <w:r>
        <w:t xml:space="preserve"> (pp. 31–40). SLU. https://pub.epsilon.slu.se/15885/7/sandstrom_e_190208.pdf</w:t>
      </w:r>
    </w:p>
    <w:p w14:paraId="5444D5A4" w14:textId="77777777" w:rsidR="00A6113C" w:rsidRPr="00A6113C" w:rsidRDefault="00A6113C" w:rsidP="00A6113C">
      <w:pPr>
        <w:pStyle w:val="Bibliography"/>
        <w:rPr>
          <w:lang w:val="en-GB"/>
          <w:rPrChange w:id="350" w:author="Enrico Nicola Armelloni" w:date="2025-12-12T12:08:00Z" w16du:dateUtc="2025-12-12T11:08:00Z">
            <w:rPr/>
          </w:rPrChange>
        </w:rPr>
      </w:pPr>
      <w:r w:rsidRPr="00A6113C">
        <w:rPr>
          <w:lang w:val="en-GB"/>
          <w:rPrChange w:id="351" w:author="Enrico Nicola Armelloni" w:date="2025-12-12T12:08:00Z" w16du:dateUtc="2025-12-12T11:08:00Z">
            <w:rPr/>
          </w:rPrChange>
        </w:rPr>
        <w:t xml:space="preserve">Renooij, S. (2001). Probability elicitation for belief networks: Issues to consider. </w:t>
      </w:r>
      <w:r w:rsidRPr="00A6113C">
        <w:rPr>
          <w:i/>
          <w:iCs/>
          <w:lang w:val="en-GB"/>
          <w:rPrChange w:id="352" w:author="Enrico Nicola Armelloni" w:date="2025-12-12T12:08:00Z" w16du:dateUtc="2025-12-12T11:08:00Z">
            <w:rPr>
              <w:i/>
              <w:iCs/>
            </w:rPr>
          </w:rPrChange>
        </w:rPr>
        <w:t>The Knowledge Engineering Review</w:t>
      </w:r>
      <w:r w:rsidRPr="00A6113C">
        <w:rPr>
          <w:lang w:val="en-GB"/>
          <w:rPrChange w:id="353" w:author="Enrico Nicola Armelloni" w:date="2025-12-12T12:08:00Z" w16du:dateUtc="2025-12-12T11:08:00Z">
            <w:rPr/>
          </w:rPrChange>
        </w:rPr>
        <w:t xml:space="preserve">, </w:t>
      </w:r>
      <w:r w:rsidRPr="00A6113C">
        <w:rPr>
          <w:i/>
          <w:iCs/>
          <w:lang w:val="en-GB"/>
          <w:rPrChange w:id="354" w:author="Enrico Nicola Armelloni" w:date="2025-12-12T12:08:00Z" w16du:dateUtc="2025-12-12T11:08:00Z">
            <w:rPr>
              <w:i/>
              <w:iCs/>
            </w:rPr>
          </w:rPrChange>
        </w:rPr>
        <w:t>16</w:t>
      </w:r>
      <w:r w:rsidRPr="00A6113C">
        <w:rPr>
          <w:lang w:val="en-GB"/>
          <w:rPrChange w:id="355" w:author="Enrico Nicola Armelloni" w:date="2025-12-12T12:08:00Z" w16du:dateUtc="2025-12-12T11:08:00Z">
            <w:rPr/>
          </w:rPrChange>
        </w:rPr>
        <w:t>(3), 255–269. https://doi.org/10.1017/S0269888901000145</w:t>
      </w:r>
    </w:p>
    <w:p w14:paraId="6FC4D502" w14:textId="77777777" w:rsidR="00A6113C" w:rsidRPr="00A6113C" w:rsidRDefault="00A6113C" w:rsidP="00A6113C">
      <w:pPr>
        <w:pStyle w:val="Bibliography"/>
        <w:rPr>
          <w:lang w:val="en-GB"/>
          <w:rPrChange w:id="356" w:author="Enrico Nicola Armelloni" w:date="2025-12-12T12:08:00Z" w16du:dateUtc="2025-12-12T11:08:00Z">
            <w:rPr/>
          </w:rPrChange>
        </w:rPr>
      </w:pPr>
      <w:r w:rsidRPr="00A6113C">
        <w:rPr>
          <w:lang w:val="en-GB"/>
          <w:rPrChange w:id="357" w:author="Enrico Nicola Armelloni" w:date="2025-12-12T12:08:00Z" w16du:dateUtc="2025-12-12T11:08:00Z">
            <w:rPr/>
          </w:rPrChange>
        </w:rPr>
        <w:t xml:space="preserve">Restrepo-Gómez, D. C., Zetina-Rejón, M. J., &amp; Zepeda-Domínguez, J. A. (2022). Trends in marine fisheries social-ecological systems studies. </w:t>
      </w:r>
      <w:r w:rsidRPr="00A6113C">
        <w:rPr>
          <w:i/>
          <w:iCs/>
          <w:lang w:val="en-GB"/>
          <w:rPrChange w:id="358" w:author="Enrico Nicola Armelloni" w:date="2025-12-12T12:08:00Z" w16du:dateUtc="2025-12-12T11:08:00Z">
            <w:rPr>
              <w:i/>
              <w:iCs/>
            </w:rPr>
          </w:rPrChange>
        </w:rPr>
        <w:t>Ocean &amp; Coastal Management</w:t>
      </w:r>
      <w:r w:rsidRPr="00A6113C">
        <w:rPr>
          <w:lang w:val="en-GB"/>
          <w:rPrChange w:id="359" w:author="Enrico Nicola Armelloni" w:date="2025-12-12T12:08:00Z" w16du:dateUtc="2025-12-12T11:08:00Z">
            <w:rPr/>
          </w:rPrChange>
        </w:rPr>
        <w:t xml:space="preserve">, </w:t>
      </w:r>
      <w:r w:rsidRPr="00A6113C">
        <w:rPr>
          <w:i/>
          <w:iCs/>
          <w:lang w:val="en-GB"/>
          <w:rPrChange w:id="360" w:author="Enrico Nicola Armelloni" w:date="2025-12-12T12:08:00Z" w16du:dateUtc="2025-12-12T11:08:00Z">
            <w:rPr>
              <w:i/>
              <w:iCs/>
            </w:rPr>
          </w:rPrChange>
        </w:rPr>
        <w:t>220</w:t>
      </w:r>
      <w:r w:rsidRPr="00A6113C">
        <w:rPr>
          <w:lang w:val="en-GB"/>
          <w:rPrChange w:id="361" w:author="Enrico Nicola Armelloni" w:date="2025-12-12T12:08:00Z" w16du:dateUtc="2025-12-12T11:08:00Z">
            <w:rPr/>
          </w:rPrChange>
        </w:rPr>
        <w:t>, 106076. https://doi.org/10.1016/j.ocecoaman.2022.106076</w:t>
      </w:r>
    </w:p>
    <w:p w14:paraId="6D2CA529" w14:textId="77777777" w:rsidR="00A6113C" w:rsidRPr="00A6113C" w:rsidRDefault="00A6113C" w:rsidP="00A6113C">
      <w:pPr>
        <w:pStyle w:val="Bibliography"/>
        <w:rPr>
          <w:lang w:val="en-GB"/>
          <w:rPrChange w:id="362" w:author="Enrico Nicola Armelloni" w:date="2025-12-12T12:08:00Z" w16du:dateUtc="2025-12-12T11:08:00Z">
            <w:rPr/>
          </w:rPrChange>
        </w:rPr>
      </w:pPr>
      <w:r w:rsidRPr="00A6113C">
        <w:rPr>
          <w:lang w:val="en-GB"/>
          <w:rPrChange w:id="363" w:author="Enrico Nicola Armelloni" w:date="2025-12-12T12:08:00Z" w16du:dateUtc="2025-12-12T11:08:00Z">
            <w:rPr/>
          </w:rPrChange>
        </w:rPr>
        <w:t xml:space="preserve">Reusch, T. B. H., Dierking, J., Andersson, H. C., Bonsdorff, E., Carstensen, J., Casini, M., Czajkowski, M., Hasler, B., Hinsby, K., Hyytiäinen, K., Johannesson, K., Jomaa, S., Jormalainen, V., Kuosa, H., Kurland, S., Laikre, L., MacKenzie, B. R., Margonski, P., Melzner, F., … Zandersen, M. (2018). The Baltic Sea as a time machine for the </w:t>
      </w:r>
      <w:r w:rsidRPr="00A6113C">
        <w:rPr>
          <w:lang w:val="en-GB"/>
          <w:rPrChange w:id="364" w:author="Enrico Nicola Armelloni" w:date="2025-12-12T12:08:00Z" w16du:dateUtc="2025-12-12T11:08:00Z">
            <w:rPr/>
          </w:rPrChange>
        </w:rPr>
        <w:lastRenderedPageBreak/>
        <w:t xml:space="preserve">future coastal ocean. </w:t>
      </w:r>
      <w:r w:rsidRPr="00A6113C">
        <w:rPr>
          <w:i/>
          <w:iCs/>
          <w:lang w:val="en-GB"/>
          <w:rPrChange w:id="365" w:author="Enrico Nicola Armelloni" w:date="2025-12-12T12:08:00Z" w16du:dateUtc="2025-12-12T11:08:00Z">
            <w:rPr>
              <w:i/>
              <w:iCs/>
            </w:rPr>
          </w:rPrChange>
        </w:rPr>
        <w:t>Science Advances</w:t>
      </w:r>
      <w:r w:rsidRPr="00A6113C">
        <w:rPr>
          <w:lang w:val="en-GB"/>
          <w:rPrChange w:id="366" w:author="Enrico Nicola Armelloni" w:date="2025-12-12T12:08:00Z" w16du:dateUtc="2025-12-12T11:08:00Z">
            <w:rPr/>
          </w:rPrChange>
        </w:rPr>
        <w:t xml:space="preserve">, </w:t>
      </w:r>
      <w:r w:rsidRPr="00A6113C">
        <w:rPr>
          <w:i/>
          <w:iCs/>
          <w:lang w:val="en-GB"/>
          <w:rPrChange w:id="367" w:author="Enrico Nicola Armelloni" w:date="2025-12-12T12:08:00Z" w16du:dateUtc="2025-12-12T11:08:00Z">
            <w:rPr>
              <w:i/>
              <w:iCs/>
            </w:rPr>
          </w:rPrChange>
        </w:rPr>
        <w:t>4</w:t>
      </w:r>
      <w:r w:rsidRPr="00A6113C">
        <w:rPr>
          <w:lang w:val="en-GB"/>
          <w:rPrChange w:id="368" w:author="Enrico Nicola Armelloni" w:date="2025-12-12T12:08:00Z" w16du:dateUtc="2025-12-12T11:08:00Z">
            <w:rPr/>
          </w:rPrChange>
        </w:rPr>
        <w:t>(5), eaar8195. https://doi.org/10.1126/sciadv.aar8195</w:t>
      </w:r>
    </w:p>
    <w:p w14:paraId="64C90469" w14:textId="77777777" w:rsidR="00A6113C" w:rsidRPr="00A6113C" w:rsidRDefault="00A6113C" w:rsidP="00A6113C">
      <w:pPr>
        <w:pStyle w:val="Bibliography"/>
        <w:rPr>
          <w:lang w:val="en-GB"/>
          <w:rPrChange w:id="369" w:author="Enrico Nicola Armelloni" w:date="2025-12-12T12:08:00Z" w16du:dateUtc="2025-12-12T11:08:00Z">
            <w:rPr/>
          </w:rPrChange>
        </w:rPr>
      </w:pPr>
      <w:r w:rsidRPr="00A6113C">
        <w:rPr>
          <w:lang w:val="en-GB"/>
          <w:rPrChange w:id="370" w:author="Enrico Nicola Armelloni" w:date="2025-12-12T12:08:00Z" w16du:dateUtc="2025-12-12T11:08:00Z">
            <w:rPr/>
          </w:rPrChange>
        </w:rPr>
        <w:t xml:space="preserve">Ritzman, J., Brodbeck, A., Brostrom, S., McGrew, S., Dreyer, S., Klinger, T., &amp; Moore, S. K. (2018). Economic and sociocultural impacts of fisheries closures in two fishing-dependent communities following the massive 2015 U.S. West Coast harmful algal bloom. </w:t>
      </w:r>
      <w:r w:rsidRPr="00A6113C">
        <w:rPr>
          <w:i/>
          <w:iCs/>
          <w:lang w:val="en-GB"/>
          <w:rPrChange w:id="371" w:author="Enrico Nicola Armelloni" w:date="2025-12-12T12:08:00Z" w16du:dateUtc="2025-12-12T11:08:00Z">
            <w:rPr>
              <w:i/>
              <w:iCs/>
            </w:rPr>
          </w:rPrChange>
        </w:rPr>
        <w:t>Harmful Algae</w:t>
      </w:r>
      <w:r w:rsidRPr="00A6113C">
        <w:rPr>
          <w:lang w:val="en-GB"/>
          <w:rPrChange w:id="372" w:author="Enrico Nicola Armelloni" w:date="2025-12-12T12:08:00Z" w16du:dateUtc="2025-12-12T11:08:00Z">
            <w:rPr/>
          </w:rPrChange>
        </w:rPr>
        <w:t xml:space="preserve">, </w:t>
      </w:r>
      <w:r w:rsidRPr="00A6113C">
        <w:rPr>
          <w:i/>
          <w:iCs/>
          <w:lang w:val="en-GB"/>
          <w:rPrChange w:id="373" w:author="Enrico Nicola Armelloni" w:date="2025-12-12T12:08:00Z" w16du:dateUtc="2025-12-12T11:08:00Z">
            <w:rPr>
              <w:i/>
              <w:iCs/>
            </w:rPr>
          </w:rPrChange>
        </w:rPr>
        <w:t>80</w:t>
      </w:r>
      <w:r w:rsidRPr="00A6113C">
        <w:rPr>
          <w:lang w:val="en-GB"/>
          <w:rPrChange w:id="374" w:author="Enrico Nicola Armelloni" w:date="2025-12-12T12:08:00Z" w16du:dateUtc="2025-12-12T11:08:00Z">
            <w:rPr/>
          </w:rPrChange>
        </w:rPr>
        <w:t>, 35–45. https://doi.org/10.1016/j.hal.2018.09.002</w:t>
      </w:r>
    </w:p>
    <w:p w14:paraId="0EBB2D5A" w14:textId="77777777" w:rsidR="00A6113C" w:rsidRPr="00A6113C" w:rsidRDefault="00A6113C" w:rsidP="00A6113C">
      <w:pPr>
        <w:pStyle w:val="Bibliography"/>
        <w:rPr>
          <w:lang w:val="en-GB"/>
          <w:rPrChange w:id="375" w:author="Enrico Nicola Armelloni" w:date="2025-12-12T12:08:00Z" w16du:dateUtc="2025-12-12T11:08:00Z">
            <w:rPr/>
          </w:rPrChange>
        </w:rPr>
      </w:pPr>
      <w:r w:rsidRPr="00A6113C">
        <w:rPr>
          <w:lang w:val="en-GB"/>
          <w:rPrChange w:id="376" w:author="Enrico Nicola Armelloni" w:date="2025-12-12T12:08:00Z" w16du:dateUtc="2025-12-12T11:08:00Z">
            <w:rPr/>
          </w:rPrChange>
        </w:rPr>
        <w:t xml:space="preserve">Rohmer, J. (2020). Uncertainties in conditional probability tables of discrete Bayesian Belief Networks: A comprehensive review. </w:t>
      </w:r>
      <w:r w:rsidRPr="00A6113C">
        <w:rPr>
          <w:i/>
          <w:iCs/>
          <w:lang w:val="en-GB"/>
          <w:rPrChange w:id="377" w:author="Enrico Nicola Armelloni" w:date="2025-12-12T12:08:00Z" w16du:dateUtc="2025-12-12T11:08:00Z">
            <w:rPr>
              <w:i/>
              <w:iCs/>
            </w:rPr>
          </w:rPrChange>
        </w:rPr>
        <w:t>Engineering Applications of Artificial Intelligence</w:t>
      </w:r>
      <w:r w:rsidRPr="00A6113C">
        <w:rPr>
          <w:lang w:val="en-GB"/>
          <w:rPrChange w:id="378" w:author="Enrico Nicola Armelloni" w:date="2025-12-12T12:08:00Z" w16du:dateUtc="2025-12-12T11:08:00Z">
            <w:rPr/>
          </w:rPrChange>
        </w:rPr>
        <w:t xml:space="preserve">, </w:t>
      </w:r>
      <w:r w:rsidRPr="00A6113C">
        <w:rPr>
          <w:i/>
          <w:iCs/>
          <w:lang w:val="en-GB"/>
          <w:rPrChange w:id="379" w:author="Enrico Nicola Armelloni" w:date="2025-12-12T12:08:00Z" w16du:dateUtc="2025-12-12T11:08:00Z">
            <w:rPr>
              <w:i/>
              <w:iCs/>
            </w:rPr>
          </w:rPrChange>
        </w:rPr>
        <w:t>88</w:t>
      </w:r>
      <w:r w:rsidRPr="00A6113C">
        <w:rPr>
          <w:lang w:val="en-GB"/>
          <w:rPrChange w:id="380" w:author="Enrico Nicola Armelloni" w:date="2025-12-12T12:08:00Z" w16du:dateUtc="2025-12-12T11:08:00Z">
            <w:rPr/>
          </w:rPrChange>
        </w:rPr>
        <w:t>, 103384. https://doi.org/10.1016/j.engappai.2019.103384</w:t>
      </w:r>
    </w:p>
    <w:p w14:paraId="3DC79D2D" w14:textId="77777777" w:rsidR="00A6113C" w:rsidRPr="00A6113C" w:rsidRDefault="00A6113C" w:rsidP="00A6113C">
      <w:pPr>
        <w:pStyle w:val="Bibliography"/>
        <w:rPr>
          <w:lang w:val="en-GB"/>
          <w:rPrChange w:id="381" w:author="Enrico Nicola Armelloni" w:date="2025-12-12T12:08:00Z" w16du:dateUtc="2025-12-12T11:08:00Z">
            <w:rPr/>
          </w:rPrChange>
        </w:rPr>
      </w:pPr>
      <w:r w:rsidRPr="00A6113C">
        <w:rPr>
          <w:lang w:val="en-GB"/>
          <w:rPrChange w:id="382" w:author="Enrico Nicola Armelloni" w:date="2025-12-12T12:08:00Z" w16du:dateUtc="2025-12-12T11:08:00Z">
            <w:rPr/>
          </w:rPrChange>
        </w:rPr>
        <w:t xml:space="preserve">Roux, M.-J., Duplisea, D. E., Hunter, K. L., &amp; Rice, J. (2022). Consistent Risk Management in a Changing World: Risk Equivalence in Fisheries and Other Human Activities Affecting Marine Resources and Ecosystems. </w:t>
      </w:r>
      <w:r w:rsidRPr="00A6113C">
        <w:rPr>
          <w:i/>
          <w:iCs/>
          <w:lang w:val="en-GB"/>
          <w:rPrChange w:id="383" w:author="Enrico Nicola Armelloni" w:date="2025-12-12T12:08:00Z" w16du:dateUtc="2025-12-12T11:08:00Z">
            <w:rPr>
              <w:i/>
              <w:iCs/>
            </w:rPr>
          </w:rPrChange>
        </w:rPr>
        <w:t>Frontiers in Climate</w:t>
      </w:r>
      <w:r w:rsidRPr="00A6113C">
        <w:rPr>
          <w:lang w:val="en-GB"/>
          <w:rPrChange w:id="384" w:author="Enrico Nicola Armelloni" w:date="2025-12-12T12:08:00Z" w16du:dateUtc="2025-12-12T11:08:00Z">
            <w:rPr/>
          </w:rPrChange>
        </w:rPr>
        <w:t xml:space="preserve">, </w:t>
      </w:r>
      <w:r w:rsidRPr="00A6113C">
        <w:rPr>
          <w:i/>
          <w:iCs/>
          <w:lang w:val="en-GB"/>
          <w:rPrChange w:id="385" w:author="Enrico Nicola Armelloni" w:date="2025-12-12T12:08:00Z" w16du:dateUtc="2025-12-12T11:08:00Z">
            <w:rPr>
              <w:i/>
              <w:iCs/>
            </w:rPr>
          </w:rPrChange>
        </w:rPr>
        <w:t>3</w:t>
      </w:r>
      <w:r w:rsidRPr="00A6113C">
        <w:rPr>
          <w:lang w:val="en-GB"/>
          <w:rPrChange w:id="386" w:author="Enrico Nicola Armelloni" w:date="2025-12-12T12:08:00Z" w16du:dateUtc="2025-12-12T11:08:00Z">
            <w:rPr/>
          </w:rPrChange>
        </w:rPr>
        <w:t>. https://doi.org/10.3389/fclim.2021.781559</w:t>
      </w:r>
    </w:p>
    <w:p w14:paraId="2DE5AC21" w14:textId="77777777" w:rsidR="00A6113C" w:rsidRPr="00A6113C" w:rsidRDefault="00A6113C" w:rsidP="00A6113C">
      <w:pPr>
        <w:pStyle w:val="Bibliography"/>
        <w:rPr>
          <w:lang w:val="en-GB"/>
          <w:rPrChange w:id="387" w:author="Enrico Nicola Armelloni" w:date="2025-12-12T12:08:00Z" w16du:dateUtc="2025-12-12T11:08:00Z">
            <w:rPr/>
          </w:rPrChange>
        </w:rPr>
      </w:pPr>
      <w:r w:rsidRPr="00A6113C">
        <w:rPr>
          <w:lang w:val="en-GB"/>
          <w:rPrChange w:id="388" w:author="Enrico Nicola Armelloni" w:date="2025-12-12T12:08:00Z" w16du:dateUtc="2025-12-12T11:08:00Z">
            <w:rPr/>
          </w:rPrChange>
        </w:rPr>
        <w:t xml:space="preserve">Rutgersson, A., Kjellström, E., Haapala, J., Stendel, M., Danilovich, I., Drews, M., Jylhä, K., Kujala, P., Larsén, X. G., Halsnæs, K., Lehtonen, I., Luomaranta, A., Nilsson, E., Olsson, T., Särkkä, J., Tuomi, L., &amp; Wasmund, N. (2022). Natural hazards and extreme events in the Baltic Sea region. </w:t>
      </w:r>
      <w:r w:rsidRPr="00A6113C">
        <w:rPr>
          <w:i/>
          <w:iCs/>
          <w:lang w:val="en-GB"/>
          <w:rPrChange w:id="389" w:author="Enrico Nicola Armelloni" w:date="2025-12-12T12:08:00Z" w16du:dateUtc="2025-12-12T11:08:00Z">
            <w:rPr>
              <w:i/>
              <w:iCs/>
            </w:rPr>
          </w:rPrChange>
        </w:rPr>
        <w:t>Earth System Dynamics</w:t>
      </w:r>
      <w:r w:rsidRPr="00A6113C">
        <w:rPr>
          <w:lang w:val="en-GB"/>
          <w:rPrChange w:id="390" w:author="Enrico Nicola Armelloni" w:date="2025-12-12T12:08:00Z" w16du:dateUtc="2025-12-12T11:08:00Z">
            <w:rPr/>
          </w:rPrChange>
        </w:rPr>
        <w:t xml:space="preserve">, </w:t>
      </w:r>
      <w:r w:rsidRPr="00A6113C">
        <w:rPr>
          <w:i/>
          <w:iCs/>
          <w:lang w:val="en-GB"/>
          <w:rPrChange w:id="391" w:author="Enrico Nicola Armelloni" w:date="2025-12-12T12:08:00Z" w16du:dateUtc="2025-12-12T11:08:00Z">
            <w:rPr>
              <w:i/>
              <w:iCs/>
            </w:rPr>
          </w:rPrChange>
        </w:rPr>
        <w:t>13</w:t>
      </w:r>
      <w:r w:rsidRPr="00A6113C">
        <w:rPr>
          <w:lang w:val="en-GB"/>
          <w:rPrChange w:id="392" w:author="Enrico Nicola Armelloni" w:date="2025-12-12T12:08:00Z" w16du:dateUtc="2025-12-12T11:08:00Z">
            <w:rPr/>
          </w:rPrChange>
        </w:rPr>
        <w:t>(1), 251–301. https://doi.org/10.5194/esd-13-251-2022</w:t>
      </w:r>
    </w:p>
    <w:p w14:paraId="5F092D3A" w14:textId="77777777" w:rsidR="00A6113C" w:rsidRPr="00A6113C" w:rsidRDefault="00A6113C" w:rsidP="00A6113C">
      <w:pPr>
        <w:pStyle w:val="Bibliography"/>
        <w:rPr>
          <w:lang w:val="en-GB"/>
          <w:rPrChange w:id="393" w:author="Enrico Nicola Armelloni" w:date="2025-12-12T12:08:00Z" w16du:dateUtc="2025-12-12T11:08:00Z">
            <w:rPr/>
          </w:rPrChange>
        </w:rPr>
      </w:pPr>
      <w:r w:rsidRPr="00A6113C">
        <w:rPr>
          <w:lang w:val="en-GB"/>
          <w:rPrChange w:id="394" w:author="Enrico Nicola Armelloni" w:date="2025-12-12T12:08:00Z" w16du:dateUtc="2025-12-12T11:08:00Z">
            <w:rPr/>
          </w:rPrChange>
        </w:rPr>
        <w:t xml:space="preserve">Salmi, P., Arias-Schreiber, M., &amp; Svels, K. (2023). Societal Transformations and Governance Challenges of Coastal Small-Scale Fisheries in the Northern Baltic Sea. In S. Partelow, M. Hadjimichael, &amp; A.-K. Hornidge (Eds), </w:t>
      </w:r>
      <w:r w:rsidRPr="00A6113C">
        <w:rPr>
          <w:i/>
          <w:iCs/>
          <w:lang w:val="en-GB"/>
          <w:rPrChange w:id="395" w:author="Enrico Nicola Armelloni" w:date="2025-12-12T12:08:00Z" w16du:dateUtc="2025-12-12T11:08:00Z">
            <w:rPr>
              <w:i/>
              <w:iCs/>
            </w:rPr>
          </w:rPrChange>
        </w:rPr>
        <w:t>Ocean Governance: Knowledge Systems, Policy Foundations and Thematic Analyses</w:t>
      </w:r>
      <w:r w:rsidRPr="00A6113C">
        <w:rPr>
          <w:lang w:val="en-GB"/>
          <w:rPrChange w:id="396" w:author="Enrico Nicola Armelloni" w:date="2025-12-12T12:08:00Z" w16du:dateUtc="2025-12-12T11:08:00Z">
            <w:rPr/>
          </w:rPrChange>
        </w:rPr>
        <w:t xml:space="preserve"> (pp. 295–317). Springer International Publishing. https://doi.org/10.1007/978-3-031-20740-2_13</w:t>
      </w:r>
    </w:p>
    <w:p w14:paraId="7E18EF98" w14:textId="77777777" w:rsidR="00A6113C" w:rsidRPr="00A6113C" w:rsidRDefault="00A6113C" w:rsidP="00A6113C">
      <w:pPr>
        <w:pStyle w:val="Bibliography"/>
        <w:rPr>
          <w:lang w:val="en-GB"/>
          <w:rPrChange w:id="397" w:author="Enrico Nicola Armelloni" w:date="2025-12-12T12:08:00Z" w16du:dateUtc="2025-12-12T11:08:00Z">
            <w:rPr/>
          </w:rPrChange>
        </w:rPr>
      </w:pPr>
      <w:r w:rsidRPr="00A6113C">
        <w:rPr>
          <w:lang w:val="en-GB"/>
          <w:rPrChange w:id="398" w:author="Enrico Nicola Armelloni" w:date="2025-12-12T12:08:00Z" w16du:dateUtc="2025-12-12T11:08:00Z">
            <w:rPr/>
          </w:rPrChange>
        </w:rPr>
        <w:lastRenderedPageBreak/>
        <w:t xml:space="preserve">Schlüter, M., Wijermans, N., González-Mon, B., Lindkvist, E., Orach, K., Prawitz, H., Martin, R., Martínez-Peña, R., Pellowe, K. E., &amp; Sanga, U. (2025). Navigating the space between empirics and theory – Empirically stylized modelling for theorising social-ecological phenomena. </w:t>
      </w:r>
      <w:r w:rsidRPr="00A6113C">
        <w:rPr>
          <w:i/>
          <w:iCs/>
          <w:lang w:val="en-GB"/>
          <w:rPrChange w:id="399" w:author="Enrico Nicola Armelloni" w:date="2025-12-12T12:08:00Z" w16du:dateUtc="2025-12-12T11:08:00Z">
            <w:rPr>
              <w:i/>
              <w:iCs/>
            </w:rPr>
          </w:rPrChange>
        </w:rPr>
        <w:t>Environmental Modelling &amp; Software</w:t>
      </w:r>
      <w:r w:rsidRPr="00A6113C">
        <w:rPr>
          <w:lang w:val="en-GB"/>
          <w:rPrChange w:id="400" w:author="Enrico Nicola Armelloni" w:date="2025-12-12T12:08:00Z" w16du:dateUtc="2025-12-12T11:08:00Z">
            <w:rPr/>
          </w:rPrChange>
        </w:rPr>
        <w:t xml:space="preserve">, </w:t>
      </w:r>
      <w:r w:rsidRPr="00A6113C">
        <w:rPr>
          <w:i/>
          <w:iCs/>
          <w:lang w:val="en-GB"/>
          <w:rPrChange w:id="401" w:author="Enrico Nicola Armelloni" w:date="2025-12-12T12:08:00Z" w16du:dateUtc="2025-12-12T11:08:00Z">
            <w:rPr>
              <w:i/>
              <w:iCs/>
            </w:rPr>
          </w:rPrChange>
        </w:rPr>
        <w:t>189</w:t>
      </w:r>
      <w:r w:rsidRPr="00A6113C">
        <w:rPr>
          <w:lang w:val="en-GB"/>
          <w:rPrChange w:id="402" w:author="Enrico Nicola Armelloni" w:date="2025-12-12T12:08:00Z" w16du:dateUtc="2025-12-12T11:08:00Z">
            <w:rPr/>
          </w:rPrChange>
        </w:rPr>
        <w:t>, 106444. https://doi.org/10.1016/j.envsoft.2025.106444</w:t>
      </w:r>
    </w:p>
    <w:p w14:paraId="1DAC9F25" w14:textId="77777777" w:rsidR="00A6113C" w:rsidRPr="00A6113C" w:rsidRDefault="00A6113C" w:rsidP="00A6113C">
      <w:pPr>
        <w:pStyle w:val="Bibliography"/>
        <w:rPr>
          <w:lang w:val="en-GB"/>
          <w:rPrChange w:id="403" w:author="Enrico Nicola Armelloni" w:date="2025-12-12T12:08:00Z" w16du:dateUtc="2025-12-12T11:08:00Z">
            <w:rPr/>
          </w:rPrChange>
        </w:rPr>
      </w:pPr>
      <w:r w:rsidRPr="00A6113C">
        <w:rPr>
          <w:lang w:val="en-GB"/>
          <w:rPrChange w:id="404" w:author="Enrico Nicola Armelloni" w:date="2025-12-12T12:08:00Z" w16du:dateUtc="2025-12-12T11:08:00Z">
            <w:rPr/>
          </w:rPrChange>
        </w:rPr>
        <w:t xml:space="preserve">STECF. (2024). </w:t>
      </w:r>
      <w:r w:rsidRPr="00A6113C">
        <w:rPr>
          <w:i/>
          <w:iCs/>
          <w:lang w:val="en-GB"/>
          <w:rPrChange w:id="405" w:author="Enrico Nicola Armelloni" w:date="2025-12-12T12:08:00Z" w16du:dateUtc="2025-12-12T11:08:00Z">
            <w:rPr>
              <w:i/>
              <w:iCs/>
            </w:rPr>
          </w:rPrChange>
        </w:rPr>
        <w:t>The 2024 Annual Economic Report on the EU Fishing Fleet (STECF 24-03 &amp; 24-07)</w:t>
      </w:r>
      <w:r w:rsidRPr="00A6113C">
        <w:rPr>
          <w:lang w:val="en-GB"/>
          <w:rPrChange w:id="406" w:author="Enrico Nicola Armelloni" w:date="2025-12-12T12:08:00Z" w16du:dateUtc="2025-12-12T11:08:00Z">
            <w:rPr/>
          </w:rPrChange>
        </w:rPr>
        <w:t>. Publications Office of the European Union. https://doi.org/10.2760/5037826</w:t>
      </w:r>
    </w:p>
    <w:p w14:paraId="02620AEA" w14:textId="77777777" w:rsidR="00A6113C" w:rsidRPr="00A6113C" w:rsidRDefault="00A6113C" w:rsidP="00A6113C">
      <w:pPr>
        <w:pStyle w:val="Bibliography"/>
        <w:rPr>
          <w:lang w:val="en-GB"/>
          <w:rPrChange w:id="407" w:author="Enrico Nicola Armelloni" w:date="2025-12-12T12:08:00Z" w16du:dateUtc="2025-12-12T11:08:00Z">
            <w:rPr/>
          </w:rPrChange>
        </w:rPr>
      </w:pPr>
      <w:r w:rsidRPr="00A6113C">
        <w:rPr>
          <w:lang w:val="en-GB"/>
          <w:rPrChange w:id="408" w:author="Enrico Nicola Armelloni" w:date="2025-12-12T12:08:00Z" w16du:dateUtc="2025-12-12T11:08:00Z">
            <w:rPr/>
          </w:rPrChange>
        </w:rPr>
        <w:t xml:space="preserve">STECF. (2025). </w:t>
      </w:r>
      <w:r w:rsidRPr="00A6113C">
        <w:rPr>
          <w:i/>
          <w:iCs/>
          <w:lang w:val="en-GB"/>
          <w:rPrChange w:id="409" w:author="Enrico Nicola Armelloni" w:date="2025-12-12T12:08:00Z" w16du:dateUtc="2025-12-12T11:08:00Z">
            <w:rPr>
              <w:i/>
              <w:iCs/>
            </w:rPr>
          </w:rPrChange>
        </w:rPr>
        <w:t>Scientific, Technical and Economic Committee for Fisheries (STECF): Evaluation of Fisheries Dependent Information (FDI) for EU fleets (STECF 24 11).</w:t>
      </w:r>
      <w:r w:rsidRPr="00A6113C">
        <w:rPr>
          <w:lang w:val="en-GB"/>
          <w:rPrChange w:id="410" w:author="Enrico Nicola Armelloni" w:date="2025-12-12T12:08:00Z" w16du:dateUtc="2025-12-12T11:08:00Z">
            <w:rPr/>
          </w:rPrChange>
        </w:rPr>
        <w:t xml:space="preserve"> Publications Office. https://data.europa.eu/doi/10.2760/3446647</w:t>
      </w:r>
    </w:p>
    <w:p w14:paraId="06495687" w14:textId="77777777" w:rsidR="00A6113C" w:rsidRPr="00A6113C" w:rsidRDefault="00A6113C" w:rsidP="00A6113C">
      <w:pPr>
        <w:pStyle w:val="Bibliography"/>
        <w:rPr>
          <w:lang w:val="en-GB"/>
          <w:rPrChange w:id="411" w:author="Enrico Nicola Armelloni" w:date="2025-12-12T12:08:00Z" w16du:dateUtc="2025-12-12T11:08:00Z">
            <w:rPr/>
          </w:rPrChange>
        </w:rPr>
      </w:pPr>
      <w:r w:rsidRPr="00A6113C">
        <w:rPr>
          <w:lang w:val="en-GB"/>
          <w:rPrChange w:id="412" w:author="Enrico Nicola Armelloni" w:date="2025-12-12T12:08:00Z" w16du:dateUtc="2025-12-12T11:08:00Z">
            <w:rPr/>
          </w:rPrChange>
        </w:rPr>
        <w:t xml:space="preserve">Stelzenmüller, V., Coll, M., Mazaris, A. D., Giakoumi, S., Katsanevakis, S., Portman, M. E., Degen, R., Mackelworth, P., Gimpel, A., Albano, P. G., Almpanidou, V., Claudet, J., Essl, F., Evagelopoulos, T., Heymans, J. J., Genov, T., Kark, S., Micheli, F., Pennino, M. G., … Ojaveer, H. (2018). A risk-based approach to cumulative effect assessments for marine management. </w:t>
      </w:r>
      <w:r w:rsidRPr="00A6113C">
        <w:rPr>
          <w:i/>
          <w:iCs/>
          <w:lang w:val="en-GB"/>
          <w:rPrChange w:id="413" w:author="Enrico Nicola Armelloni" w:date="2025-12-12T12:08:00Z" w16du:dateUtc="2025-12-12T11:08:00Z">
            <w:rPr>
              <w:i/>
              <w:iCs/>
            </w:rPr>
          </w:rPrChange>
        </w:rPr>
        <w:t>Science of The Total Environment</w:t>
      </w:r>
      <w:r w:rsidRPr="00A6113C">
        <w:rPr>
          <w:lang w:val="en-GB"/>
          <w:rPrChange w:id="414" w:author="Enrico Nicola Armelloni" w:date="2025-12-12T12:08:00Z" w16du:dateUtc="2025-12-12T11:08:00Z">
            <w:rPr/>
          </w:rPrChange>
        </w:rPr>
        <w:t xml:space="preserve">, </w:t>
      </w:r>
      <w:r w:rsidRPr="00A6113C">
        <w:rPr>
          <w:i/>
          <w:iCs/>
          <w:lang w:val="en-GB"/>
          <w:rPrChange w:id="415" w:author="Enrico Nicola Armelloni" w:date="2025-12-12T12:08:00Z" w16du:dateUtc="2025-12-12T11:08:00Z">
            <w:rPr>
              <w:i/>
              <w:iCs/>
            </w:rPr>
          </w:rPrChange>
        </w:rPr>
        <w:t>612</w:t>
      </w:r>
      <w:r w:rsidRPr="00A6113C">
        <w:rPr>
          <w:lang w:val="en-GB"/>
          <w:rPrChange w:id="416" w:author="Enrico Nicola Armelloni" w:date="2025-12-12T12:08:00Z" w16du:dateUtc="2025-12-12T11:08:00Z">
            <w:rPr/>
          </w:rPrChange>
        </w:rPr>
        <w:t>, 1132–1140. https://doi.org/10.1016/j.scitotenv.2017.08.289</w:t>
      </w:r>
    </w:p>
    <w:p w14:paraId="46893044" w14:textId="77777777" w:rsidR="00A6113C" w:rsidRPr="00A6113C" w:rsidRDefault="00A6113C" w:rsidP="00A6113C">
      <w:pPr>
        <w:pStyle w:val="Bibliography"/>
        <w:rPr>
          <w:lang w:val="en-GB"/>
          <w:rPrChange w:id="417" w:author="Enrico Nicola Armelloni" w:date="2025-12-12T12:08:00Z" w16du:dateUtc="2025-12-12T11:08:00Z">
            <w:rPr/>
          </w:rPrChange>
        </w:rPr>
      </w:pPr>
      <w:r w:rsidRPr="00A6113C">
        <w:rPr>
          <w:lang w:val="en-GB"/>
          <w:rPrChange w:id="418" w:author="Enrico Nicola Armelloni" w:date="2025-12-12T12:08:00Z" w16du:dateUtc="2025-12-12T11:08:00Z">
            <w:rPr/>
          </w:rPrChange>
        </w:rPr>
        <w:t xml:space="preserve">Stelzenmüller, V., Letschert, J., Blanz, B., Blöcker, A. M., Claudet, J., Cormier, R., Gee, K., Held, H., Kannen, A., Kruse, M., Rambo, H., Schaper, J., Sguotti, C., Stollberg, N., Quiroga, E., &amp; Möllmann, C. (2024). Exploring the adaptive capacity of a fisheries social-ecological system to global change. </w:t>
      </w:r>
      <w:r w:rsidRPr="00A6113C">
        <w:rPr>
          <w:i/>
          <w:iCs/>
          <w:lang w:val="en-GB"/>
          <w:rPrChange w:id="419" w:author="Enrico Nicola Armelloni" w:date="2025-12-12T12:08:00Z" w16du:dateUtc="2025-12-12T11:08:00Z">
            <w:rPr>
              <w:i/>
              <w:iCs/>
            </w:rPr>
          </w:rPrChange>
        </w:rPr>
        <w:t>Ocean &amp; Coastal Management</w:t>
      </w:r>
      <w:r w:rsidRPr="00A6113C">
        <w:rPr>
          <w:lang w:val="en-GB"/>
          <w:rPrChange w:id="420" w:author="Enrico Nicola Armelloni" w:date="2025-12-12T12:08:00Z" w16du:dateUtc="2025-12-12T11:08:00Z">
            <w:rPr/>
          </w:rPrChange>
        </w:rPr>
        <w:t xml:space="preserve">, </w:t>
      </w:r>
      <w:r w:rsidRPr="00A6113C">
        <w:rPr>
          <w:i/>
          <w:iCs/>
          <w:lang w:val="en-GB"/>
          <w:rPrChange w:id="421" w:author="Enrico Nicola Armelloni" w:date="2025-12-12T12:08:00Z" w16du:dateUtc="2025-12-12T11:08:00Z">
            <w:rPr>
              <w:i/>
              <w:iCs/>
            </w:rPr>
          </w:rPrChange>
        </w:rPr>
        <w:t>258</w:t>
      </w:r>
      <w:r w:rsidRPr="00A6113C">
        <w:rPr>
          <w:lang w:val="en-GB"/>
          <w:rPrChange w:id="422" w:author="Enrico Nicola Armelloni" w:date="2025-12-12T12:08:00Z" w16du:dateUtc="2025-12-12T11:08:00Z">
            <w:rPr/>
          </w:rPrChange>
        </w:rPr>
        <w:t>, 107391. https://doi.org/10.1016/j.ocecoaman.2024.107391</w:t>
      </w:r>
    </w:p>
    <w:p w14:paraId="180D8C85" w14:textId="77777777" w:rsidR="00A6113C" w:rsidRPr="00A6113C" w:rsidRDefault="00A6113C" w:rsidP="00A6113C">
      <w:pPr>
        <w:pStyle w:val="Bibliography"/>
        <w:rPr>
          <w:lang w:val="en-GB"/>
          <w:rPrChange w:id="423" w:author="Enrico Nicola Armelloni" w:date="2025-12-12T12:08:00Z" w16du:dateUtc="2025-12-12T11:08:00Z">
            <w:rPr/>
          </w:rPrChange>
        </w:rPr>
      </w:pPr>
      <w:r w:rsidRPr="00A6113C">
        <w:rPr>
          <w:lang w:val="en-GB"/>
          <w:rPrChange w:id="424" w:author="Enrico Nicola Armelloni" w:date="2025-12-12T12:08:00Z" w16du:dateUtc="2025-12-12T11:08:00Z">
            <w:rPr/>
          </w:rPrChange>
        </w:rPr>
        <w:t xml:space="preserve">Suárez-García, A., Álvarez-Hernández, M., Arce, E., &amp; Ribas, J. R. (2024). Exploring the Efficacy of Binary Surveys versus Likert Scales in Assessing Student Perspectives </w:t>
      </w:r>
      <w:r w:rsidRPr="00A6113C">
        <w:rPr>
          <w:lang w:val="en-GB"/>
          <w:rPrChange w:id="425" w:author="Enrico Nicola Armelloni" w:date="2025-12-12T12:08:00Z" w16du:dateUtc="2025-12-12T11:08:00Z">
            <w:rPr/>
          </w:rPrChange>
        </w:rPr>
        <w:lastRenderedPageBreak/>
        <w:t xml:space="preserve">Using Bayesian Analysis. </w:t>
      </w:r>
      <w:r w:rsidRPr="00A6113C">
        <w:rPr>
          <w:i/>
          <w:iCs/>
          <w:lang w:val="en-GB"/>
          <w:rPrChange w:id="426" w:author="Enrico Nicola Armelloni" w:date="2025-12-12T12:08:00Z" w16du:dateUtc="2025-12-12T11:08:00Z">
            <w:rPr>
              <w:i/>
              <w:iCs/>
            </w:rPr>
          </w:rPrChange>
        </w:rPr>
        <w:t>Applied Sciences</w:t>
      </w:r>
      <w:r w:rsidRPr="00A6113C">
        <w:rPr>
          <w:lang w:val="en-GB"/>
          <w:rPrChange w:id="427" w:author="Enrico Nicola Armelloni" w:date="2025-12-12T12:08:00Z" w16du:dateUtc="2025-12-12T11:08:00Z">
            <w:rPr/>
          </w:rPrChange>
        </w:rPr>
        <w:t xml:space="preserve">, </w:t>
      </w:r>
      <w:r w:rsidRPr="00A6113C">
        <w:rPr>
          <w:i/>
          <w:iCs/>
          <w:lang w:val="en-GB"/>
          <w:rPrChange w:id="428" w:author="Enrico Nicola Armelloni" w:date="2025-12-12T12:08:00Z" w16du:dateUtc="2025-12-12T11:08:00Z">
            <w:rPr>
              <w:i/>
              <w:iCs/>
            </w:rPr>
          </w:rPrChange>
        </w:rPr>
        <w:t>14</w:t>
      </w:r>
      <w:r w:rsidRPr="00A6113C">
        <w:rPr>
          <w:lang w:val="en-GB"/>
          <w:rPrChange w:id="429" w:author="Enrico Nicola Armelloni" w:date="2025-12-12T12:08:00Z" w16du:dateUtc="2025-12-12T11:08:00Z">
            <w:rPr/>
          </w:rPrChange>
        </w:rPr>
        <w:t>(10), 4189. https://doi.org/10.3390/app14104189</w:t>
      </w:r>
    </w:p>
    <w:p w14:paraId="5AD47D1E" w14:textId="77777777" w:rsidR="00A6113C" w:rsidRPr="00A6113C" w:rsidRDefault="00A6113C" w:rsidP="00A6113C">
      <w:pPr>
        <w:pStyle w:val="Bibliography"/>
        <w:rPr>
          <w:lang w:val="en-GB"/>
          <w:rPrChange w:id="430" w:author="Enrico Nicola Armelloni" w:date="2025-12-12T12:08:00Z" w16du:dateUtc="2025-12-12T11:08:00Z">
            <w:rPr/>
          </w:rPrChange>
        </w:rPr>
      </w:pPr>
      <w:r w:rsidRPr="00A6113C">
        <w:rPr>
          <w:lang w:val="en-GB"/>
          <w:rPrChange w:id="431" w:author="Enrico Nicola Armelloni" w:date="2025-12-12T12:08:00Z" w16du:dateUtc="2025-12-12T11:08:00Z">
            <w:rPr/>
          </w:rPrChange>
        </w:rPr>
        <w:t xml:space="preserve">SWAM. (2024). </w:t>
      </w:r>
      <w:r w:rsidRPr="00A6113C">
        <w:rPr>
          <w:i/>
          <w:iCs/>
          <w:lang w:val="en-GB"/>
          <w:rPrChange w:id="432" w:author="Enrico Nicola Armelloni" w:date="2025-12-12T12:08:00Z" w16du:dateUtc="2025-12-12T11:08:00Z">
            <w:rPr>
              <w:i/>
              <w:iCs/>
            </w:rPr>
          </w:rPrChange>
        </w:rPr>
        <w:t>Fritidsfiske 2024</w:t>
      </w:r>
      <w:r w:rsidRPr="00A6113C">
        <w:rPr>
          <w:lang w:val="en-GB"/>
          <w:rPrChange w:id="433" w:author="Enrico Nicola Armelloni" w:date="2025-12-12T12:08:00Z" w16du:dateUtc="2025-12-12T11:08:00Z">
            <w:rPr/>
          </w:rPrChange>
        </w:rPr>
        <w:t>. 1654-417X.</w:t>
      </w:r>
    </w:p>
    <w:p w14:paraId="24D0C795" w14:textId="77777777" w:rsidR="00A6113C" w:rsidRPr="00A6113C" w:rsidRDefault="00A6113C" w:rsidP="00A6113C">
      <w:pPr>
        <w:pStyle w:val="Bibliography"/>
        <w:rPr>
          <w:lang w:val="en-GB"/>
          <w:rPrChange w:id="434" w:author="Enrico Nicola Armelloni" w:date="2025-12-12T12:08:00Z" w16du:dateUtc="2025-12-12T11:08:00Z">
            <w:rPr/>
          </w:rPrChange>
        </w:rPr>
      </w:pPr>
      <w:r w:rsidRPr="00A6113C">
        <w:rPr>
          <w:lang w:val="en-GB"/>
          <w:rPrChange w:id="435" w:author="Enrico Nicola Armelloni" w:date="2025-12-12T12:08:00Z" w16du:dateUtc="2025-12-12T11:08:00Z">
            <w:rPr/>
          </w:rPrChange>
        </w:rPr>
        <w:t xml:space="preserve">Ummenhofer, C. C., &amp; Meehl, G. A. (2017). Extreme weather and climate events with ecological relevance: A review. </w:t>
      </w:r>
      <w:r w:rsidRPr="00A6113C">
        <w:rPr>
          <w:i/>
          <w:iCs/>
          <w:lang w:val="en-GB"/>
          <w:rPrChange w:id="436" w:author="Enrico Nicola Armelloni" w:date="2025-12-12T12:08:00Z" w16du:dateUtc="2025-12-12T11:08:00Z">
            <w:rPr>
              <w:i/>
              <w:iCs/>
            </w:rPr>
          </w:rPrChange>
        </w:rPr>
        <w:t>Philosophical Transactions of the Royal Society B: Biological Sciences</w:t>
      </w:r>
      <w:r w:rsidRPr="00A6113C">
        <w:rPr>
          <w:lang w:val="en-GB"/>
          <w:rPrChange w:id="437" w:author="Enrico Nicola Armelloni" w:date="2025-12-12T12:08:00Z" w16du:dateUtc="2025-12-12T11:08:00Z">
            <w:rPr/>
          </w:rPrChange>
        </w:rPr>
        <w:t xml:space="preserve">, </w:t>
      </w:r>
      <w:r w:rsidRPr="00A6113C">
        <w:rPr>
          <w:i/>
          <w:iCs/>
          <w:lang w:val="en-GB"/>
          <w:rPrChange w:id="438" w:author="Enrico Nicola Armelloni" w:date="2025-12-12T12:08:00Z" w16du:dateUtc="2025-12-12T11:08:00Z">
            <w:rPr>
              <w:i/>
              <w:iCs/>
            </w:rPr>
          </w:rPrChange>
        </w:rPr>
        <w:t>372</w:t>
      </w:r>
      <w:r w:rsidRPr="00A6113C">
        <w:rPr>
          <w:lang w:val="en-GB"/>
          <w:rPrChange w:id="439" w:author="Enrico Nicola Armelloni" w:date="2025-12-12T12:08:00Z" w16du:dateUtc="2025-12-12T11:08:00Z">
            <w:rPr/>
          </w:rPrChange>
        </w:rPr>
        <w:t>(1723), 20160135. https://doi.org/10.1098/rstb.2016.0135</w:t>
      </w:r>
    </w:p>
    <w:p w14:paraId="7885773E" w14:textId="77777777" w:rsidR="00A6113C" w:rsidRPr="00A6113C" w:rsidRDefault="00A6113C" w:rsidP="00A6113C">
      <w:pPr>
        <w:pStyle w:val="Bibliography"/>
        <w:rPr>
          <w:lang w:val="en-GB"/>
          <w:rPrChange w:id="440" w:author="Enrico Nicola Armelloni" w:date="2025-12-12T12:08:00Z" w16du:dateUtc="2025-12-12T11:08:00Z">
            <w:rPr/>
          </w:rPrChange>
        </w:rPr>
      </w:pPr>
      <w:r w:rsidRPr="00A6113C">
        <w:rPr>
          <w:lang w:val="en-GB"/>
          <w:rPrChange w:id="441" w:author="Enrico Nicola Armelloni" w:date="2025-12-12T12:08:00Z" w16du:dateUtc="2025-12-12T11:08:00Z">
            <w:rPr/>
          </w:rPrChange>
        </w:rPr>
        <w:t xml:space="preserve">Uusitalo, L. (2007). Advantages and challenges of Bayesian networks in environmental modelling. </w:t>
      </w:r>
      <w:r w:rsidRPr="00A6113C">
        <w:rPr>
          <w:i/>
          <w:iCs/>
          <w:lang w:val="en-GB"/>
          <w:rPrChange w:id="442" w:author="Enrico Nicola Armelloni" w:date="2025-12-12T12:08:00Z" w16du:dateUtc="2025-12-12T11:08:00Z">
            <w:rPr>
              <w:i/>
              <w:iCs/>
            </w:rPr>
          </w:rPrChange>
        </w:rPr>
        <w:t>Ecological Modelling</w:t>
      </w:r>
      <w:r w:rsidRPr="00A6113C">
        <w:rPr>
          <w:lang w:val="en-GB"/>
          <w:rPrChange w:id="443" w:author="Enrico Nicola Armelloni" w:date="2025-12-12T12:08:00Z" w16du:dateUtc="2025-12-12T11:08:00Z">
            <w:rPr/>
          </w:rPrChange>
        </w:rPr>
        <w:t xml:space="preserve">, </w:t>
      </w:r>
      <w:r w:rsidRPr="00A6113C">
        <w:rPr>
          <w:i/>
          <w:iCs/>
          <w:lang w:val="en-GB"/>
          <w:rPrChange w:id="444" w:author="Enrico Nicola Armelloni" w:date="2025-12-12T12:08:00Z" w16du:dateUtc="2025-12-12T11:08:00Z">
            <w:rPr>
              <w:i/>
              <w:iCs/>
            </w:rPr>
          </w:rPrChange>
        </w:rPr>
        <w:t>203</w:t>
      </w:r>
      <w:r w:rsidRPr="00A6113C">
        <w:rPr>
          <w:lang w:val="en-GB"/>
          <w:rPrChange w:id="445" w:author="Enrico Nicola Armelloni" w:date="2025-12-12T12:08:00Z" w16du:dateUtc="2025-12-12T11:08:00Z">
            <w:rPr/>
          </w:rPrChange>
        </w:rPr>
        <w:t>(3), 312–318. https://doi.org/10.1016/j.ecolmodel.2006.11.033</w:t>
      </w:r>
    </w:p>
    <w:p w14:paraId="333C76BE" w14:textId="77777777" w:rsidR="00A6113C" w:rsidRPr="00A6113C" w:rsidRDefault="00A6113C" w:rsidP="00A6113C">
      <w:pPr>
        <w:pStyle w:val="Bibliography"/>
        <w:rPr>
          <w:lang w:val="en-GB"/>
          <w:rPrChange w:id="446" w:author="Enrico Nicola Armelloni" w:date="2025-12-12T12:08:00Z" w16du:dateUtc="2025-12-12T11:08:00Z">
            <w:rPr/>
          </w:rPrChange>
        </w:rPr>
      </w:pPr>
      <w:r w:rsidRPr="00A6113C">
        <w:rPr>
          <w:lang w:val="en-GB"/>
          <w:rPrChange w:id="447" w:author="Enrico Nicola Armelloni" w:date="2025-12-12T12:08:00Z" w16du:dateUtc="2025-12-12T11:08:00Z">
            <w:rPr/>
          </w:rPrChange>
        </w:rPr>
        <w:t xml:space="preserve">Uusitalo, L., Puntila-Dodd, R., Artell, J., &amp; Jernberg, S. (2023). Modelling framework to evaluate societal effects of ecosystem management. </w:t>
      </w:r>
      <w:r w:rsidRPr="00A6113C">
        <w:rPr>
          <w:i/>
          <w:iCs/>
          <w:lang w:val="en-GB"/>
          <w:rPrChange w:id="448" w:author="Enrico Nicola Armelloni" w:date="2025-12-12T12:08:00Z" w16du:dateUtc="2025-12-12T11:08:00Z">
            <w:rPr>
              <w:i/>
              <w:iCs/>
            </w:rPr>
          </w:rPrChange>
        </w:rPr>
        <w:t>Science of The Total Environment</w:t>
      </w:r>
      <w:r w:rsidRPr="00A6113C">
        <w:rPr>
          <w:lang w:val="en-GB"/>
          <w:rPrChange w:id="449" w:author="Enrico Nicola Armelloni" w:date="2025-12-12T12:08:00Z" w16du:dateUtc="2025-12-12T11:08:00Z">
            <w:rPr/>
          </w:rPrChange>
        </w:rPr>
        <w:t xml:space="preserve">, </w:t>
      </w:r>
      <w:r w:rsidRPr="00A6113C">
        <w:rPr>
          <w:i/>
          <w:iCs/>
          <w:lang w:val="en-GB"/>
          <w:rPrChange w:id="450" w:author="Enrico Nicola Armelloni" w:date="2025-12-12T12:08:00Z" w16du:dateUtc="2025-12-12T11:08:00Z">
            <w:rPr>
              <w:i/>
              <w:iCs/>
            </w:rPr>
          </w:rPrChange>
        </w:rPr>
        <w:t>898</w:t>
      </w:r>
      <w:r w:rsidRPr="00A6113C">
        <w:rPr>
          <w:lang w:val="en-GB"/>
          <w:rPrChange w:id="451" w:author="Enrico Nicola Armelloni" w:date="2025-12-12T12:08:00Z" w16du:dateUtc="2025-12-12T11:08:00Z">
            <w:rPr/>
          </w:rPrChange>
        </w:rPr>
        <w:t>, 165508. https://doi.org/10.1016/j.scitotenv.2023.165508</w:t>
      </w:r>
    </w:p>
    <w:p w14:paraId="31A41C2F" w14:textId="77777777" w:rsidR="00A6113C" w:rsidRDefault="00A6113C" w:rsidP="00A6113C">
      <w:pPr>
        <w:pStyle w:val="Bibliography"/>
      </w:pPr>
      <w:r w:rsidRPr="00A6113C">
        <w:rPr>
          <w:lang w:val="en-GB"/>
          <w:rPrChange w:id="452" w:author="Enrico Nicola Armelloni" w:date="2025-12-12T12:08:00Z" w16du:dateUtc="2025-12-12T11:08:00Z">
            <w:rPr/>
          </w:rPrChange>
        </w:rPr>
        <w:t xml:space="preserve">Wabnitz, C. C. C., Lam, V. W. Y., Reygondeau, G., Teh, L. C. L., Al-Abdulrazzak, D., Khalfallah, M., Pauly, D., Palomares, M. L. D., Zeller, D., &amp; Cheung, W. W. L. (2018). Climate change impacts on marine biodiversity, fisheries and society in the Arabian Gulf. </w:t>
      </w:r>
      <w:r>
        <w:rPr>
          <w:i/>
          <w:iCs/>
        </w:rPr>
        <w:t>PLOS ONE</w:t>
      </w:r>
      <w:r>
        <w:t xml:space="preserve">, </w:t>
      </w:r>
      <w:r>
        <w:rPr>
          <w:i/>
          <w:iCs/>
        </w:rPr>
        <w:t>13</w:t>
      </w:r>
      <w:r>
        <w:t>(5), e0194537. https://doi.org/10.1371/journal.pone.0194537</w:t>
      </w:r>
    </w:p>
    <w:p w14:paraId="7FDA03A6" w14:textId="77777777" w:rsidR="00A6113C" w:rsidRPr="00A6113C" w:rsidRDefault="00A6113C" w:rsidP="00A6113C">
      <w:pPr>
        <w:pStyle w:val="Bibliography"/>
        <w:rPr>
          <w:lang w:val="en-GB"/>
          <w:rPrChange w:id="453" w:author="Enrico Nicola Armelloni" w:date="2025-12-12T12:08:00Z" w16du:dateUtc="2025-12-12T11:08:00Z">
            <w:rPr/>
          </w:rPrChange>
        </w:rPr>
      </w:pPr>
      <w:r>
        <w:t xml:space="preserve">Walsh, J. E., Ballinger, T. J., Euskirchen, E. S., Hanna, E., Mård, J., Overland, J. E., Tangen, H., &amp; Vihma, T. (2020). </w:t>
      </w:r>
      <w:r w:rsidRPr="00A6113C">
        <w:rPr>
          <w:lang w:val="en-GB"/>
          <w:rPrChange w:id="454" w:author="Enrico Nicola Armelloni" w:date="2025-12-12T12:08:00Z" w16du:dateUtc="2025-12-12T11:08:00Z">
            <w:rPr/>
          </w:rPrChange>
        </w:rPr>
        <w:t xml:space="preserve">Extreme weather and climate events in northern areas: A review. </w:t>
      </w:r>
      <w:r w:rsidRPr="00A6113C">
        <w:rPr>
          <w:i/>
          <w:iCs/>
          <w:lang w:val="en-GB"/>
          <w:rPrChange w:id="455" w:author="Enrico Nicola Armelloni" w:date="2025-12-12T12:08:00Z" w16du:dateUtc="2025-12-12T11:08:00Z">
            <w:rPr>
              <w:i/>
              <w:iCs/>
            </w:rPr>
          </w:rPrChange>
        </w:rPr>
        <w:t>Earth-Science Reviews</w:t>
      </w:r>
      <w:r w:rsidRPr="00A6113C">
        <w:rPr>
          <w:lang w:val="en-GB"/>
          <w:rPrChange w:id="456" w:author="Enrico Nicola Armelloni" w:date="2025-12-12T12:08:00Z" w16du:dateUtc="2025-12-12T11:08:00Z">
            <w:rPr/>
          </w:rPrChange>
        </w:rPr>
        <w:t xml:space="preserve">, </w:t>
      </w:r>
      <w:r w:rsidRPr="00A6113C">
        <w:rPr>
          <w:i/>
          <w:iCs/>
          <w:lang w:val="en-GB"/>
          <w:rPrChange w:id="457" w:author="Enrico Nicola Armelloni" w:date="2025-12-12T12:08:00Z" w16du:dateUtc="2025-12-12T11:08:00Z">
            <w:rPr>
              <w:i/>
              <w:iCs/>
            </w:rPr>
          </w:rPrChange>
        </w:rPr>
        <w:t>209</w:t>
      </w:r>
      <w:r w:rsidRPr="00A6113C">
        <w:rPr>
          <w:lang w:val="en-GB"/>
          <w:rPrChange w:id="458" w:author="Enrico Nicola Armelloni" w:date="2025-12-12T12:08:00Z" w16du:dateUtc="2025-12-12T11:08:00Z">
            <w:rPr/>
          </w:rPrChange>
        </w:rPr>
        <w:t>, 103324. https://doi.org/10.1016/j.earscirev.2020.103324</w:t>
      </w:r>
    </w:p>
    <w:p w14:paraId="69CAE991" w14:textId="77777777" w:rsidR="00A6113C" w:rsidRPr="00A6113C" w:rsidRDefault="00A6113C" w:rsidP="00A6113C">
      <w:pPr>
        <w:pStyle w:val="Bibliography"/>
        <w:rPr>
          <w:lang w:val="en-GB"/>
          <w:rPrChange w:id="459" w:author="Enrico Nicola Armelloni" w:date="2025-12-12T12:08:00Z" w16du:dateUtc="2025-12-12T11:08:00Z">
            <w:rPr/>
          </w:rPrChange>
        </w:rPr>
      </w:pPr>
      <w:r w:rsidRPr="00A6113C">
        <w:rPr>
          <w:lang w:val="en-GB"/>
          <w:rPrChange w:id="460" w:author="Enrico Nicola Armelloni" w:date="2025-12-12T12:08:00Z" w16du:dateUtc="2025-12-12T11:08:00Z">
            <w:rPr/>
          </w:rPrChange>
        </w:rPr>
        <w:lastRenderedPageBreak/>
        <w:t xml:space="preserve">Wijermans, N., Boonstra, W. J., Orach, K., Hentati-Sundberg, J., &amp; Schlüter, M. (2020). Behavioural diversity in fishing—Towards a next generation of fishery models. </w:t>
      </w:r>
      <w:r w:rsidRPr="00A6113C">
        <w:rPr>
          <w:i/>
          <w:iCs/>
          <w:lang w:val="en-GB"/>
          <w:rPrChange w:id="461" w:author="Enrico Nicola Armelloni" w:date="2025-12-12T12:08:00Z" w16du:dateUtc="2025-12-12T11:08:00Z">
            <w:rPr>
              <w:i/>
              <w:iCs/>
            </w:rPr>
          </w:rPrChange>
        </w:rPr>
        <w:t>Fish and Fisheries</w:t>
      </w:r>
      <w:r w:rsidRPr="00A6113C">
        <w:rPr>
          <w:lang w:val="en-GB"/>
          <w:rPrChange w:id="462" w:author="Enrico Nicola Armelloni" w:date="2025-12-12T12:08:00Z" w16du:dateUtc="2025-12-12T11:08:00Z">
            <w:rPr/>
          </w:rPrChange>
        </w:rPr>
        <w:t xml:space="preserve">, </w:t>
      </w:r>
      <w:r w:rsidRPr="00A6113C">
        <w:rPr>
          <w:i/>
          <w:iCs/>
          <w:lang w:val="en-GB"/>
          <w:rPrChange w:id="463" w:author="Enrico Nicola Armelloni" w:date="2025-12-12T12:08:00Z" w16du:dateUtc="2025-12-12T11:08:00Z">
            <w:rPr>
              <w:i/>
              <w:iCs/>
            </w:rPr>
          </w:rPrChange>
        </w:rPr>
        <w:t>21</w:t>
      </w:r>
      <w:r w:rsidRPr="00A6113C">
        <w:rPr>
          <w:lang w:val="en-GB"/>
          <w:rPrChange w:id="464" w:author="Enrico Nicola Armelloni" w:date="2025-12-12T12:08:00Z" w16du:dateUtc="2025-12-12T11:08:00Z">
            <w:rPr/>
          </w:rPrChange>
        </w:rPr>
        <w:t>(5), 872–890. https://doi.org/10.1111/faf.12466</w:t>
      </w:r>
    </w:p>
    <w:p w14:paraId="286F6008" w14:textId="77777777" w:rsidR="00A6113C" w:rsidRDefault="00A6113C" w:rsidP="00A6113C">
      <w:pPr>
        <w:pStyle w:val="Bibliography"/>
      </w:pPr>
      <w:r w:rsidRPr="00A6113C">
        <w:rPr>
          <w:lang w:val="en-GB"/>
          <w:rPrChange w:id="465" w:author="Enrico Nicola Armelloni" w:date="2025-12-12T12:08:00Z" w16du:dateUtc="2025-12-12T11:08:00Z">
            <w:rPr/>
          </w:rPrChange>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Pr>
          <w:i/>
          <w:iCs/>
        </w:rPr>
        <w:t>Methods in Ecology and Evolution</w:t>
      </w:r>
      <w:r>
        <w:t xml:space="preserve">, </w:t>
      </w:r>
      <w:r>
        <w:rPr>
          <w:i/>
          <w:iCs/>
        </w:rPr>
        <w:t>9</w:t>
      </w:r>
      <w:r>
        <w:t>(1), 10–19. https://doi.org/10.1111/2041-210X.12828</w:t>
      </w:r>
    </w:p>
    <w:p w14:paraId="0F20DAA3" w14:textId="3C4D8367" w:rsidR="00DA2F21" w:rsidRPr="00DA2F21" w:rsidRDefault="00DA2F21" w:rsidP="00780AA8">
      <w:pPr>
        <w:spacing w:after="0" w:line="276" w:lineRule="auto"/>
        <w:rPr>
          <w:rFonts w:ascii="Times New Roman" w:hAnsi="Times New Roman" w:cs="Times New Roman"/>
          <w:b/>
          <w:bCs/>
          <w:sz w:val="22"/>
          <w:szCs w:val="22"/>
          <w:u w:val="single"/>
          <w:lang w:val="en-GB"/>
        </w:rPr>
      </w:pPr>
      <w:r w:rsidRPr="00DA2F21">
        <w:rPr>
          <w:rFonts w:ascii="Times New Roman" w:hAnsi="Times New Roman" w:cs="Times New Roman"/>
          <w:b/>
          <w:bCs/>
          <w:u w:val="single"/>
          <w:lang w:val="en-GB"/>
        </w:rPr>
        <w:fldChar w:fldCharType="end"/>
      </w:r>
    </w:p>
    <w:sectPr w:rsidR="00DA2F21" w:rsidRPr="00DA2F2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ns Olsson" w:date="2025-10-31T07:28:00Z" w:initials="JO">
    <w:p w14:paraId="2CD72D8D" w14:textId="77777777" w:rsidR="00D31D51" w:rsidRDefault="00D31D51" w:rsidP="00D31D51">
      <w:r>
        <w:rPr>
          <w:rStyle w:val="CommentReference"/>
        </w:rPr>
        <w:annotationRef/>
      </w:r>
      <w:r>
        <w:rPr>
          <w:sz w:val="20"/>
          <w:szCs w:val="20"/>
        </w:rPr>
        <w:t>How is ecological performance of fisheries defined?</w:t>
      </w:r>
    </w:p>
  </w:comment>
  <w:comment w:id="3" w:author="Enrico Nicola Armelloni" w:date="2025-10-31T15:43:00Z" w:initials="EA">
    <w:p w14:paraId="2A544C73" w14:textId="77777777" w:rsidR="00D31D51" w:rsidRDefault="00D31D51" w:rsidP="00D31D51">
      <w:pPr>
        <w:pStyle w:val="CommentText"/>
      </w:pPr>
      <w:r>
        <w:rPr>
          <w:rStyle w:val="CommentReference"/>
        </w:rPr>
        <w:annotationRef/>
      </w:r>
      <w:r>
        <w:t>I see the issue with this terminology. I admit I like it eventhough it can be stretched. I suggest to postopone revision of title (and terminology) when we have a final version of the model and scenarios</w:t>
      </w:r>
    </w:p>
  </w:comment>
  <w:comment w:id="4" w:author="Anna Gårdmark" w:date="2025-10-30T16:26:00Z" w:initials="AG">
    <w:p w14:paraId="65402593" w14:textId="0155262D" w:rsidR="007B35BE" w:rsidRDefault="007B35BE" w:rsidP="007B35BE">
      <w:pPr>
        <w:pStyle w:val="CommentText"/>
      </w:pPr>
      <w:r>
        <w:rPr>
          <w:rStyle w:val="CommentReference"/>
        </w:rPr>
        <w:annotationRef/>
      </w:r>
      <w:r>
        <w:t>This is a bit opaque to me; what are you referring to here? Could there be a simpler term?</w:t>
      </w:r>
    </w:p>
  </w:comment>
  <w:comment w:id="5" w:author="Enrico Nicola Armelloni" w:date="2025-10-31T15:43:00Z" w:initials="EA">
    <w:p w14:paraId="3AA62F44" w14:textId="77777777" w:rsidR="00D31D51" w:rsidRDefault="00D31D51" w:rsidP="00D31D51">
      <w:pPr>
        <w:pStyle w:val="CommentText"/>
      </w:pPr>
      <w:r>
        <w:rPr>
          <w:rStyle w:val="CommentReference"/>
        </w:rPr>
        <w:annotationRef/>
      </w:r>
      <w:r>
        <w:t>I suggest to postopone revision of title (and terminology) when we have a final version of the model and scenarios</w:t>
      </w:r>
    </w:p>
  </w:comment>
  <w:comment w:id="6" w:author="Enrico Nicola Armelloni" w:date="2025-11-11T13:16:00Z" w:initials="EA">
    <w:p w14:paraId="3F6CF5DF" w14:textId="77777777" w:rsidR="0081224E" w:rsidRDefault="0081224E" w:rsidP="0081224E">
      <w:pPr>
        <w:pStyle w:val="CommentText"/>
      </w:pPr>
      <w:r>
        <w:rPr>
          <w:rStyle w:val="CommentReference"/>
        </w:rPr>
        <w:annotationRef/>
      </w:r>
      <w:r>
        <w:t>Based on your suggestions I tried to tone down the social-ecological part. Starting from a new title, which I take from some of Anna’s research questions proposals</w:t>
      </w:r>
    </w:p>
  </w:comment>
  <w:comment w:id="9" w:author="Anna Gårdmark" w:date="2025-12-08T14:40:00Z" w:initials="AG">
    <w:p w14:paraId="492B70BC" w14:textId="1DB40F7A" w:rsidR="003651F6" w:rsidRDefault="003651F6" w:rsidP="003651F6">
      <w:pPr>
        <w:pStyle w:val="CommentText"/>
      </w:pPr>
      <w:r>
        <w:rPr>
          <w:rStyle w:val="CommentReference"/>
        </w:rPr>
        <w:annotationRef/>
      </w:r>
      <w:r>
        <w:t>This paragraph is to me a natural first paragraph of an introduction in a paper with your focus. So start here!</w:t>
      </w:r>
    </w:p>
  </w:comment>
  <w:comment w:id="10" w:author="Enrico Nicola Armelloni" w:date="2025-12-11T18:56:00Z" w:initials="EA">
    <w:p w14:paraId="4A1426AB" w14:textId="77777777" w:rsidR="00A253E1" w:rsidRDefault="00A253E1" w:rsidP="00A253E1">
      <w:pPr>
        <w:pStyle w:val="CommentText"/>
      </w:pPr>
      <w:r>
        <w:rPr>
          <w:rStyle w:val="CommentReference"/>
        </w:rPr>
        <w:annotationRef/>
      </w:r>
      <w:r>
        <w:t>Agree. I tried to recombine the text and to propose the first two paragraphs</w:t>
      </w:r>
    </w:p>
  </w:comment>
  <w:comment w:id="11" w:author="Anna Gårdmark" w:date="2025-12-08T15:12:00Z" w:initials="AG">
    <w:p w14:paraId="402550BA" w14:textId="71CA20E8" w:rsidR="001F13C0" w:rsidRDefault="001F13C0" w:rsidP="001F13C0">
      <w:pPr>
        <w:pStyle w:val="CommentText"/>
      </w:pPr>
      <w:r>
        <w:rPr>
          <w:rStyle w:val="CommentReference"/>
        </w:rPr>
        <w:annotationRef/>
      </w:r>
      <w:r>
        <w:t>This is one of the most important parts of the intro: clarifying what is known of the risks that MEW pose to fishereis, and what is not known. So this paragraph(s) can take up a lot of space in the intro</w:t>
      </w:r>
    </w:p>
  </w:comment>
  <w:comment w:id="12" w:author="Enrico Nicola Armelloni" w:date="2025-12-11T18:30:00Z" w:initials="EA">
    <w:p w14:paraId="105F0DD3" w14:textId="77777777" w:rsidR="00A253E1" w:rsidRDefault="008F2FF4" w:rsidP="00A253E1">
      <w:pPr>
        <w:pStyle w:val="CommentText"/>
      </w:pPr>
      <w:r>
        <w:rPr>
          <w:rStyle w:val="CommentReference"/>
        </w:rPr>
        <w:annotationRef/>
      </w:r>
      <w:r w:rsidR="00A253E1">
        <w:t>Agree. I was not able to advance on this though</w:t>
      </w:r>
    </w:p>
  </w:comment>
  <w:comment w:id="15" w:author="Jens Olsson" w:date="2025-10-31T07:43:00Z" w:initials="JO">
    <w:p w14:paraId="205AB4ED" w14:textId="01A9F4E1" w:rsidR="00167289" w:rsidRDefault="00167289" w:rsidP="00167289">
      <w:r>
        <w:rPr>
          <w:rStyle w:val="CommentReference"/>
        </w:rPr>
        <w:annotationRef/>
      </w:r>
      <w:r>
        <w:rPr>
          <w:sz w:val="20"/>
          <w:szCs w:val="20"/>
        </w:rPr>
        <w:t xml:space="preserve">and no comprehensive study of a social-ecoligcal system where different sectors target a shared resoucres (i.e. the Baltic Sea)? And where different metiers/fishiers are considered in concert? </w:t>
      </w:r>
    </w:p>
  </w:comment>
  <w:comment w:id="13" w:author="Anna Gårdmark" w:date="2025-10-30T16:35:00Z" w:initials="AG">
    <w:p w14:paraId="52DBB400" w14:textId="77777777" w:rsidR="00167289" w:rsidRDefault="00167289" w:rsidP="00167289">
      <w:pPr>
        <w:pStyle w:val="CommentText"/>
      </w:pPr>
      <w:r>
        <w:rPr>
          <w:rStyle w:val="CommentReference"/>
        </w:rPr>
        <w:annotationRef/>
      </w:r>
      <w:r>
        <w:t>For coastal &amp; large-scale fisheries, are the causal pathways from heatwaves to effects on fisheries also known? Else that is another knowledge gap that this study also would address</w:t>
      </w:r>
    </w:p>
  </w:comment>
  <w:comment w:id="14" w:author="Enrico Nicola Armelloni" w:date="2025-11-02T16:06:00Z" w:initials="EA">
    <w:p w14:paraId="51953DEA" w14:textId="77777777" w:rsidR="00167289" w:rsidRDefault="00167289" w:rsidP="00167289">
      <w:pPr>
        <w:pStyle w:val="CommentText"/>
      </w:pPr>
      <w:r>
        <w:rPr>
          <w:rStyle w:val="CommentReference"/>
        </w:rPr>
        <w:annotationRef/>
      </w:r>
      <w:r>
        <w:t>Each system is very specific, and so it is the level of details that each study provide. I am afraid it is hard to generally consider heatwaves risk pathways on small scale fisherman a knowledge gap (see DOI: 10.1111/faf.12790). But probably detail of how the fishing operations changes is not so known. I need to elaborate more on this to make sure to balance the claim to the available literature</w:t>
      </w:r>
    </w:p>
  </w:comment>
  <w:comment w:id="16" w:author="Anna Gårdmark" w:date="2025-12-08T15:11:00Z" w:initials="AG">
    <w:p w14:paraId="264544A0" w14:textId="77777777" w:rsidR="001F13C0" w:rsidRDefault="001F13C0" w:rsidP="001F13C0">
      <w:pPr>
        <w:pStyle w:val="CommentText"/>
      </w:pPr>
      <w:r>
        <w:rPr>
          <w:rStyle w:val="CommentReference"/>
        </w:rPr>
        <w:annotationRef/>
      </w:r>
      <w:r>
        <w:t>End with a very clear statement on knowledgeneed, in a manner that you’re research question meets that need</w:t>
      </w:r>
    </w:p>
  </w:comment>
  <w:comment w:id="17" w:author="Enrico Nicola Armelloni" w:date="2025-12-12T17:04:00Z" w:initials="EA">
    <w:p w14:paraId="17C01B44" w14:textId="77777777" w:rsidR="00031133" w:rsidRDefault="00031133" w:rsidP="00031133">
      <w:pPr>
        <w:pStyle w:val="CommentText"/>
      </w:pPr>
      <w:r>
        <w:rPr>
          <w:rStyle w:val="CommentReference"/>
        </w:rPr>
        <w:annotationRef/>
      </w:r>
      <w:r>
        <w:t>On to do list</w:t>
      </w:r>
    </w:p>
  </w:comment>
  <w:comment w:id="19" w:author="Anna Gårdmark" w:date="2025-12-08T14:42:00Z" w:initials="AG">
    <w:p w14:paraId="23D564E8" w14:textId="6C8575EC" w:rsidR="002854CE" w:rsidRDefault="002854CE" w:rsidP="002854CE">
      <w:pPr>
        <w:pStyle w:val="CommentText"/>
      </w:pPr>
      <w:r>
        <w:rPr>
          <w:rStyle w:val="CommentReference"/>
        </w:rPr>
        <w:annotationRef/>
      </w:r>
      <w:r>
        <w:t>You can insert the motivation for the study area (the Baltic) in this paragraph. So first state the general question, and then state that we’re studying this specifically for the Baltic Sea because it is a hot-spot of climate change….etc</w:t>
      </w:r>
    </w:p>
  </w:comment>
  <w:comment w:id="20" w:author="Enrico Nicola Armelloni" w:date="2025-12-12T17:06:00Z" w:initials="EA">
    <w:p w14:paraId="29F38019" w14:textId="77777777" w:rsidR="00EA75DA" w:rsidRDefault="00EA75DA" w:rsidP="00EA75DA">
      <w:pPr>
        <w:pStyle w:val="CommentText"/>
      </w:pPr>
      <w:r>
        <w:rPr>
          <w:rStyle w:val="CommentReference"/>
        </w:rPr>
        <w:annotationRef/>
      </w:r>
      <w:r>
        <w:t>Done, acknowledge I need smoother transitions</w:t>
      </w:r>
    </w:p>
  </w:comment>
  <w:comment w:id="22" w:author="Uusitalo Laura (LUKE)" w:date="2025-12-05T12:27:00Z" w:initials="LU">
    <w:p w14:paraId="0488758C" w14:textId="1B49A7EA" w:rsidR="00031133" w:rsidRDefault="00031133" w:rsidP="00031133">
      <w:pPr>
        <w:pStyle w:val="CommentText"/>
      </w:pPr>
      <w:r>
        <w:rPr>
          <w:rStyle w:val="CommentReference"/>
        </w:rPr>
        <w:annotationRef/>
      </w:r>
      <w:r>
        <w:t>Here I’d reiterate the special nature of the Baltic Sea as a CC hotspot.</w:t>
      </w:r>
    </w:p>
  </w:comment>
  <w:comment w:id="23" w:author="Enrico Nicola Armelloni" w:date="2025-12-12T16:53:00Z" w:initials="EA">
    <w:p w14:paraId="021238C8" w14:textId="77777777" w:rsidR="00031133" w:rsidRDefault="00031133" w:rsidP="00031133">
      <w:pPr>
        <w:pStyle w:val="CommentText"/>
      </w:pPr>
      <w:r>
        <w:rPr>
          <w:rStyle w:val="CommentReference"/>
        </w:rPr>
        <w:annotationRef/>
      </w:r>
      <w:r>
        <w:t>I relocated the baltic focus just here above</w:t>
      </w:r>
    </w:p>
  </w:comment>
  <w:comment w:id="24" w:author="Enrico Nicola Armelloni" w:date="2025-12-12T16:50:00Z" w:initials="EA">
    <w:p w14:paraId="4E464FAE" w14:textId="77777777" w:rsidR="00B1626E" w:rsidRDefault="00B1626E" w:rsidP="00B1626E">
      <w:pPr>
        <w:pStyle w:val="CommentText"/>
      </w:pPr>
      <w:r>
        <w:rPr>
          <w:rStyle w:val="CommentReference"/>
        </w:rPr>
        <w:annotationRef/>
      </w:r>
      <w:r>
        <w:t>Maybe a Map? I think we proposed to have it in some moment</w:t>
      </w:r>
    </w:p>
  </w:comment>
  <w:comment w:id="25" w:author="Anna Gårdmark" w:date="2025-12-08T14:39:00Z" w:initials="AG">
    <w:p w14:paraId="56A32910" w14:textId="4F10697B" w:rsidR="00FD600F" w:rsidRDefault="00FD600F" w:rsidP="00FD600F">
      <w:pPr>
        <w:pStyle w:val="CommentText"/>
      </w:pPr>
      <w:r>
        <w:rPr>
          <w:rStyle w:val="CommentReference"/>
        </w:rPr>
        <w:annotationRef/>
      </w:r>
      <w:r>
        <w:t>This is much more specialized than the general (and nice) start you have below, so in line with structuring the intro from general to specific, please move the particular study area Baltic Sea much further down in the intro. The question you pose, and your approach, is novel and interesting to many. It’s just that in our case, you’ve applied it to our study area. That information on study area should come much later in the intro, else you deterr readers who may be interested in your general question, but not particularly interested in the detailed specifications regarding the Baltic Sea.</w:t>
      </w:r>
    </w:p>
  </w:comment>
  <w:comment w:id="26" w:author="Enrico Nicola Armelloni" w:date="2025-12-12T16:53:00Z" w:initials="EA">
    <w:p w14:paraId="7A200728" w14:textId="4BA799F6" w:rsidR="004351D7" w:rsidRDefault="004351D7" w:rsidP="004351D7">
      <w:pPr>
        <w:pStyle w:val="CommentText"/>
      </w:pPr>
      <w:r>
        <w:rPr>
          <w:rStyle w:val="CommentReference"/>
        </w:rPr>
        <w:annotationRef/>
      </w:r>
      <w:r>
        <w:t>I worked on this but it’s not done</w:t>
      </w:r>
    </w:p>
  </w:comment>
  <w:comment w:id="27" w:author="Uusitalo Laura (LUKE)" w:date="2025-12-05T14:30:00Z" w:initials="LU">
    <w:p w14:paraId="3DDC4A66" w14:textId="1C76FBDF" w:rsidR="00AD6AAE" w:rsidRDefault="00AD6AAE" w:rsidP="00AD6AAE">
      <w:pPr>
        <w:pStyle w:val="CommentText"/>
      </w:pPr>
      <w:r>
        <w:rPr>
          <w:rStyle w:val="CommentReference"/>
        </w:rPr>
        <w:annotationRef/>
      </w:r>
      <w:r>
        <w:t>I felt that we have to tie this a bit tighter to risk identification, it is not clear to someone outside of the field.</w:t>
      </w:r>
    </w:p>
  </w:comment>
  <w:comment w:id="28" w:author="Enrico Nicola Armelloni" w:date="2025-12-12T17:07:00Z" w:initials="EA">
    <w:p w14:paraId="5F370BBA" w14:textId="77777777" w:rsidR="00EA75DA" w:rsidRDefault="00EA75DA" w:rsidP="00EA75DA">
      <w:pPr>
        <w:pStyle w:val="CommentText"/>
      </w:pPr>
      <w:r>
        <w:rPr>
          <w:rStyle w:val="CommentReference"/>
        </w:rPr>
        <w:annotationRef/>
      </w:r>
      <w:r>
        <w:t>Rephrased, but I feel I can do better</w:t>
      </w:r>
    </w:p>
  </w:comment>
  <w:comment w:id="29" w:author="Jens Olsson" w:date="2025-10-31T07:50:00Z" w:initials="JO">
    <w:p w14:paraId="5A331E63" w14:textId="08FCD112" w:rsidR="00EE3019" w:rsidRDefault="00EE3019" w:rsidP="00EE3019">
      <w:pPr>
        <w:pStyle w:val="CommentText"/>
      </w:pPr>
      <w:r>
        <w:rPr>
          <w:rStyle w:val="CommentReference"/>
        </w:rPr>
        <w:annotationRef/>
      </w:r>
      <w:r>
        <w:t>not really considered in our paper?</w:t>
      </w:r>
    </w:p>
  </w:comment>
  <w:comment w:id="30" w:author="Enrico Nicola Armelloni" w:date="2025-11-06T14:16:00Z" w:initials="EA">
    <w:p w14:paraId="7621B0DA" w14:textId="77777777" w:rsidR="0081224E" w:rsidRDefault="00EE3019" w:rsidP="0081224E">
      <w:pPr>
        <w:pStyle w:val="CommentText"/>
      </w:pPr>
      <w:r>
        <w:rPr>
          <w:rStyle w:val="CommentReference"/>
        </w:rPr>
        <w:annotationRef/>
      </w:r>
      <w:r w:rsidR="0081224E">
        <w:t>I toned down the emphasis on social ecological in the text, but I cosider we can still mentioning it as a practical scheme. We also have some ecological aspect such as catchability, catch condition, and an attempt to have stock status.</w:t>
      </w:r>
    </w:p>
  </w:comment>
  <w:comment w:id="31" w:author="Anna Gårdmark" w:date="2025-12-08T14:49:00Z" w:initials="AG">
    <w:p w14:paraId="6F4A4335" w14:textId="77777777" w:rsidR="0048362E" w:rsidRDefault="0048362E" w:rsidP="0048362E">
      <w:pPr>
        <w:pStyle w:val="CommentText"/>
      </w:pPr>
      <w:r>
        <w:rPr>
          <w:rStyle w:val="CommentReference"/>
        </w:rPr>
        <w:annotationRef/>
      </w:r>
      <w:r>
        <w:t>Correct the wording and use ’fisher’ throughout the manuscript</w:t>
      </w:r>
    </w:p>
  </w:comment>
  <w:comment w:id="32" w:author="Uusitalo Laura (LUKE)" w:date="2025-12-05T14:45:00Z" w:initials="LU">
    <w:p w14:paraId="17A7F31E" w14:textId="77777777" w:rsidR="00136C87" w:rsidRDefault="00136C87" w:rsidP="00136C87">
      <w:pPr>
        <w:pStyle w:val="CommentText"/>
      </w:pPr>
      <w:r>
        <w:rPr>
          <w:rStyle w:val="CommentReference"/>
        </w:rPr>
        <w:annotationRef/>
      </w:r>
      <w:r>
        <w:t xml:space="preserve">Maybe add Kaikkonen et al. 2020, </w:t>
      </w:r>
      <w:hyperlink r:id="rId1" w:history="1">
        <w:r w:rsidRPr="004C6DD1">
          <w:rPr>
            <w:rStyle w:val="Hyperlink"/>
          </w:rPr>
          <w:t>https://academic.oup.com/ieam/article/17/1/62/7727183</w:t>
        </w:r>
      </w:hyperlink>
      <w:r>
        <w:t xml:space="preserve"> ?</w:t>
      </w:r>
    </w:p>
  </w:comment>
  <w:comment w:id="33" w:author="Uusitalo Laura (LUKE)" w:date="2025-12-05T14:46:00Z" w:initials="LU">
    <w:p w14:paraId="27A9181F" w14:textId="77777777" w:rsidR="0065496C" w:rsidRDefault="0065496C" w:rsidP="0065496C">
      <w:pPr>
        <w:pStyle w:val="CommentText"/>
      </w:pPr>
      <w:r>
        <w:rPr>
          <w:rStyle w:val="CommentReference"/>
        </w:rPr>
        <w:annotationRef/>
      </w:r>
      <w:r>
        <w:t xml:space="preserve">Maybe add Uusitalo 2007? 😃  </w:t>
      </w:r>
      <w:hyperlink r:id="rId2" w:history="1">
        <w:r w:rsidRPr="00EE3744">
          <w:rPr>
            <w:rStyle w:val="Hyperlink"/>
          </w:rPr>
          <w:t>https://www.sciencedirect.com/science/article/pii/S0304380006006089</w:t>
        </w:r>
      </w:hyperlink>
    </w:p>
  </w:comment>
  <w:comment w:id="34" w:author="Enrico Nicola Armelloni" w:date="2025-11-06T16:53:00Z" w:initials="EA">
    <w:p w14:paraId="7B71C251" w14:textId="7FD7E698" w:rsidR="007E798C" w:rsidRDefault="002C26BA" w:rsidP="007E798C">
      <w:pPr>
        <w:pStyle w:val="CommentText"/>
      </w:pPr>
      <w:r>
        <w:rPr>
          <w:rStyle w:val="CommentReference"/>
        </w:rPr>
        <w:annotationRef/>
      </w:r>
      <w:r w:rsidR="007E798C">
        <w:t>This is quite a long piece. We agreed that needs to be shorten but it is good to have it here</w:t>
      </w:r>
    </w:p>
  </w:comment>
  <w:comment w:id="35" w:author="Uusitalo Laura (LUKE)" w:date="2025-12-05T14:56:00Z" w:initials="LU">
    <w:p w14:paraId="745F574A" w14:textId="77777777" w:rsidR="00BA1396" w:rsidRDefault="00BA1396" w:rsidP="00BA1396">
      <w:pPr>
        <w:pStyle w:val="CommentText"/>
      </w:pPr>
      <w:r>
        <w:rPr>
          <w:rStyle w:val="CommentReference"/>
        </w:rPr>
        <w:annotationRef/>
      </w:r>
      <w:r>
        <w:t>We have not defined the area yet.</w:t>
      </w:r>
    </w:p>
  </w:comment>
  <w:comment w:id="36" w:author="Enrico Nicola Armelloni" w:date="2025-12-12T17:07:00Z" w:initials="EA">
    <w:p w14:paraId="456FD5BB" w14:textId="77777777" w:rsidR="00EA75DA" w:rsidRDefault="00EA75DA" w:rsidP="00EA75DA">
      <w:pPr>
        <w:pStyle w:val="CommentText"/>
      </w:pPr>
      <w:r>
        <w:rPr>
          <w:rStyle w:val="CommentReference"/>
        </w:rPr>
        <w:annotationRef/>
      </w:r>
      <w:r>
        <w:t>Defined in intro</w:t>
      </w:r>
    </w:p>
  </w:comment>
  <w:comment w:id="37" w:author="Uusitalo Laura (LUKE)" w:date="2025-12-05T15:03:00Z" w:initials="LU">
    <w:p w14:paraId="6617E4C8" w14:textId="24B1D35F" w:rsidR="00E87A07" w:rsidRDefault="00E87A07" w:rsidP="00E87A07">
      <w:pPr>
        <w:pStyle w:val="CommentText"/>
      </w:pPr>
      <w:r>
        <w:rPr>
          <w:rStyle w:val="CommentReference"/>
        </w:rPr>
        <w:annotationRef/>
      </w:r>
      <w:r>
        <w:t>Should this be called subsistence fishing?</w:t>
      </w:r>
    </w:p>
  </w:comment>
  <w:comment w:id="38" w:author="Enrico Nicola Armelloni" w:date="2025-12-12T17:08:00Z" w:initials="EA">
    <w:p w14:paraId="59E214A1" w14:textId="77777777" w:rsidR="00EA75DA" w:rsidRDefault="00EA75DA" w:rsidP="00EA75DA">
      <w:pPr>
        <w:pStyle w:val="CommentText"/>
      </w:pPr>
      <w:r>
        <w:rPr>
          <w:rStyle w:val="CommentReference"/>
        </w:rPr>
        <w:annotationRef/>
      </w:r>
      <w:r>
        <w:t>Up for revision. Probably it has been subsistence all the time and it is just me that changed to archipelago. Fine to change it to subsistence</w:t>
      </w:r>
    </w:p>
  </w:comment>
  <w:comment w:id="39" w:author="Uusitalo Laura (LUKE)" w:date="2025-12-05T15:05:00Z" w:initials="LU">
    <w:p w14:paraId="33F1FEBC" w14:textId="2FDCF93A" w:rsidR="00BB4F33" w:rsidRDefault="00BB4F33" w:rsidP="00BB4F33">
      <w:pPr>
        <w:pStyle w:val="CommentText"/>
      </w:pPr>
      <w:r>
        <w:rPr>
          <w:rStyle w:val="CommentReference"/>
        </w:rPr>
        <w:annotationRef/>
      </w:r>
      <w:r>
        <w:t>Really? Is there a reference for this?</w:t>
      </w:r>
    </w:p>
  </w:comment>
  <w:comment w:id="40" w:author="Enrico Nicola Armelloni" w:date="2025-12-12T17:09:00Z" w:initials="EA">
    <w:p w14:paraId="5838DB4B" w14:textId="77777777" w:rsidR="00EA75DA" w:rsidRDefault="00EA75DA" w:rsidP="00EA75DA">
      <w:pPr>
        <w:pStyle w:val="CommentText"/>
      </w:pPr>
      <w:r>
        <w:rPr>
          <w:rStyle w:val="CommentReference"/>
        </w:rPr>
        <w:annotationRef/>
      </w:r>
      <w:r>
        <w:t>On to do list</w:t>
      </w:r>
    </w:p>
  </w:comment>
  <w:comment w:id="41" w:author="Uusitalo Laura (LUKE)" w:date="2025-12-05T15:07:00Z" w:initials="LU">
    <w:p w14:paraId="328B4EDC" w14:textId="469307AB" w:rsidR="00891153" w:rsidRDefault="00891153" w:rsidP="00891153">
      <w:pPr>
        <w:pStyle w:val="CommentText"/>
      </w:pPr>
      <w:r>
        <w:rPr>
          <w:rStyle w:val="CommentReference"/>
        </w:rPr>
        <w:annotationRef/>
      </w:r>
      <w:r>
        <w:t>This has not been commented in any of the descriptions above - harmonize either way.</w:t>
      </w:r>
    </w:p>
  </w:comment>
  <w:comment w:id="42" w:author="Anna Gårdmark" w:date="2025-10-30T16:59:00Z" w:initials="AG">
    <w:p w14:paraId="7330C7FA" w14:textId="08B46C00" w:rsidR="00D0429D" w:rsidRDefault="00D0429D" w:rsidP="00D0429D">
      <w:pPr>
        <w:pStyle w:val="CommentText"/>
      </w:pPr>
      <w:r>
        <w:rPr>
          <w:rStyle w:val="CommentReference"/>
        </w:rPr>
        <w:annotationRef/>
      </w:r>
      <w:r>
        <w:t>Well phrased and would be useful to use at the end of the intro</w:t>
      </w:r>
    </w:p>
  </w:comment>
  <w:comment w:id="43" w:author="Enrico Nicola Armelloni" w:date="2025-11-11T16:57:00Z" w:initials="EA">
    <w:p w14:paraId="5240A656" w14:textId="77777777" w:rsidR="00251100" w:rsidRDefault="00251100" w:rsidP="00251100">
      <w:pPr>
        <w:pStyle w:val="CommentText"/>
      </w:pPr>
      <w:r>
        <w:rPr>
          <w:rStyle w:val="CommentReference"/>
        </w:rPr>
        <w:annotationRef/>
      </w:r>
      <w:r>
        <w:t>I changed the position</w:t>
      </w:r>
    </w:p>
  </w:comment>
  <w:comment w:id="45" w:author="Anna Gårdmark" w:date="2025-12-08T14:51:00Z" w:initials="AG">
    <w:p w14:paraId="2B80543D" w14:textId="77777777" w:rsidR="0048362E" w:rsidRDefault="0048362E" w:rsidP="0048362E">
      <w:pPr>
        <w:pStyle w:val="CommentText"/>
      </w:pPr>
      <w:r>
        <w:rPr>
          <w:rStyle w:val="CommentReference"/>
        </w:rPr>
        <w:annotationRef/>
      </w:r>
      <w:r>
        <w:t>You already stated this in the theory part, so can be removed from here</w:t>
      </w:r>
    </w:p>
  </w:comment>
  <w:comment w:id="46" w:author="Anna Gårdmark" w:date="2025-12-08T14:52:00Z" w:initials="AG">
    <w:p w14:paraId="79E72D17" w14:textId="77777777" w:rsidR="0048362E" w:rsidRDefault="0048362E" w:rsidP="0048362E">
      <w:pPr>
        <w:pStyle w:val="CommentText"/>
      </w:pPr>
      <w:r>
        <w:rPr>
          <w:rStyle w:val="CommentReference"/>
        </w:rPr>
        <w:annotationRef/>
      </w:r>
      <w:r>
        <w:t>Before continuing describe that it was done in stpes, ”cycles”, so that part is understood before you describe the details in each cycle</w:t>
      </w:r>
    </w:p>
  </w:comment>
  <w:comment w:id="47" w:author="Enrico Nicola Armelloni" w:date="2025-12-12T17:09:00Z" w:initials="EA">
    <w:p w14:paraId="47203152" w14:textId="77777777" w:rsidR="00EA75DA" w:rsidRDefault="00EA75DA" w:rsidP="00EA75DA">
      <w:pPr>
        <w:pStyle w:val="CommentText"/>
      </w:pPr>
      <w:r>
        <w:rPr>
          <w:rStyle w:val="CommentReference"/>
        </w:rPr>
        <w:annotationRef/>
      </w:r>
      <w:r>
        <w:t>Sorry i don’t follow here</w:t>
      </w:r>
    </w:p>
  </w:comment>
  <w:comment w:id="48" w:author="Anna Gårdmark" w:date="2025-12-08T14:53:00Z" w:initials="AG">
    <w:p w14:paraId="2BE6F601" w14:textId="657D791C" w:rsidR="0048362E" w:rsidRDefault="0048362E" w:rsidP="0048362E">
      <w:pPr>
        <w:pStyle w:val="CommentText"/>
      </w:pPr>
      <w:r>
        <w:rPr>
          <w:rStyle w:val="CommentReference"/>
        </w:rPr>
        <w:annotationRef/>
      </w:r>
      <w:r>
        <w:t>True for all?</w:t>
      </w:r>
    </w:p>
  </w:comment>
  <w:comment w:id="49" w:author="Enrico Nicola Armelloni" w:date="2025-12-12T15:04:00Z" w:initials="EA">
    <w:p w14:paraId="2504D405" w14:textId="77777777" w:rsidR="000C4772" w:rsidRDefault="000C4772" w:rsidP="000C4772">
      <w:pPr>
        <w:pStyle w:val="CommentText"/>
      </w:pPr>
      <w:r>
        <w:rPr>
          <w:rStyle w:val="CommentReference"/>
        </w:rPr>
        <w:annotationRef/>
      </w:r>
      <w:r>
        <w:t>Not sure indeed. Maybe Jens can confirm/enrich on this</w:t>
      </w:r>
    </w:p>
  </w:comment>
  <w:comment w:id="50" w:author="Anna Gårdmark" w:date="2025-12-08T14:54:00Z" w:initials="AG">
    <w:p w14:paraId="1E5D3F85" w14:textId="5D2EF398" w:rsidR="0048362E" w:rsidRDefault="0048362E" w:rsidP="0048362E">
      <w:pPr>
        <w:pStyle w:val="CommentText"/>
      </w:pPr>
      <w:r>
        <w:rPr>
          <w:rStyle w:val="CommentReference"/>
        </w:rPr>
        <w:annotationRef/>
      </w:r>
      <w:r>
        <w:t>If you are referring to what was mentioned in previous paragraph</w:t>
      </w:r>
    </w:p>
  </w:comment>
  <w:comment w:id="51" w:author="Enrico Nicola Armelloni" w:date="2025-12-12T15:05:00Z" w:initials="EA">
    <w:p w14:paraId="01B7E87C" w14:textId="77777777" w:rsidR="000C4772" w:rsidRDefault="000C4772" w:rsidP="000C4772">
      <w:pPr>
        <w:pStyle w:val="CommentText"/>
      </w:pPr>
      <w:r>
        <w:rPr>
          <w:rStyle w:val="CommentReference"/>
        </w:rPr>
        <w:annotationRef/>
      </w:r>
      <w:r>
        <w:t>Yes I am. Perhaps a part of the comment went lost? Anyway I harmonised the terminology</w:t>
      </w:r>
    </w:p>
  </w:comment>
  <w:comment w:id="52" w:author="Anna Gårdmark" w:date="2025-12-08T14:57:00Z" w:initials="AG">
    <w:p w14:paraId="5D034BE3" w14:textId="6408CA00" w:rsidR="00FC0223" w:rsidRDefault="00FC0223" w:rsidP="00FC0223">
      <w:pPr>
        <w:pStyle w:val="CommentText"/>
      </w:pPr>
      <w:r>
        <w:rPr>
          <w:rStyle w:val="CommentReference"/>
        </w:rPr>
        <w:annotationRef/>
      </w:r>
      <w:r>
        <w:t>Abbreviation not used before, so spell out and explain</w:t>
      </w:r>
    </w:p>
  </w:comment>
  <w:comment w:id="53" w:author="Uusitalo Laura (LUKE)" w:date="2025-12-05T15:24:00Z" w:initials="LU">
    <w:p w14:paraId="05B31FE3" w14:textId="3C2EFA2D" w:rsidR="008D7A19" w:rsidRDefault="008D7A19" w:rsidP="008D7A19">
      <w:pPr>
        <w:pStyle w:val="CommentText"/>
      </w:pPr>
      <w:r>
        <w:rPr>
          <w:rStyle w:val="CommentReference"/>
        </w:rPr>
        <w:annotationRef/>
      </w:r>
      <w:r>
        <w:t>Not a verb. Maybe “argue” or discuss”?</w:t>
      </w:r>
    </w:p>
  </w:comment>
  <w:comment w:id="54" w:author="Anna Gårdmark" w:date="2025-12-08T14:58:00Z" w:initials="AG">
    <w:p w14:paraId="1186B260" w14:textId="77777777" w:rsidR="00FC0223" w:rsidRDefault="00FC0223" w:rsidP="00FC0223">
      <w:pPr>
        <w:pStyle w:val="CommentText"/>
      </w:pPr>
      <w:r>
        <w:rPr>
          <w:rStyle w:val="CommentReference"/>
        </w:rPr>
        <w:annotationRef/>
      </w:r>
      <w:r>
        <w:t>Did you mean ’or’?</w:t>
      </w:r>
    </w:p>
  </w:comment>
  <w:comment w:id="55" w:author="Uusitalo Laura (LUKE)" w:date="2025-12-05T15:26:00Z" w:initials="LU">
    <w:p w14:paraId="7BF5A435" w14:textId="39DFB7C5" w:rsidR="00622D07" w:rsidRDefault="00622D07" w:rsidP="00622D07">
      <w:pPr>
        <w:pStyle w:val="CommentText"/>
      </w:pPr>
      <w:r>
        <w:rPr>
          <w:rStyle w:val="CommentReference"/>
        </w:rPr>
        <w:annotationRef/>
      </w:r>
      <w:r>
        <w:t>This could be explained a bit more.</w:t>
      </w:r>
    </w:p>
  </w:comment>
  <w:comment w:id="56" w:author="Enrico Nicola Armelloni" w:date="2025-12-12T15:07:00Z" w:initials="EA">
    <w:p w14:paraId="2225F4F4" w14:textId="77777777" w:rsidR="000C4772" w:rsidRDefault="000C4772" w:rsidP="000C4772">
      <w:pPr>
        <w:pStyle w:val="CommentText"/>
      </w:pPr>
      <w:r>
        <w:rPr>
          <w:rStyle w:val="CommentReference"/>
        </w:rPr>
        <w:annotationRef/>
      </w:r>
      <w:r>
        <w:t>Will do in next round</w:t>
      </w:r>
    </w:p>
  </w:comment>
  <w:comment w:id="57" w:author="Anna Gårdmark" w:date="2025-12-08T15:01:00Z" w:initials="AG">
    <w:p w14:paraId="720BFA78" w14:textId="15FBE70B" w:rsidR="00FC0223" w:rsidRDefault="00FC0223" w:rsidP="00FC0223">
      <w:pPr>
        <w:pStyle w:val="CommentText"/>
      </w:pPr>
      <w:r>
        <w:rPr>
          <w:rStyle w:val="CommentReference"/>
        </w:rPr>
        <w:annotationRef/>
      </w:r>
      <w:r>
        <w:t>The interviewees also provided this information as part of the dialogue and during the semi-structured interviews</w:t>
      </w:r>
    </w:p>
  </w:comment>
  <w:comment w:id="58" w:author="Enrico Nicola Armelloni" w:date="2025-12-12T15:08:00Z" w:initials="EA">
    <w:p w14:paraId="16D63026" w14:textId="77777777" w:rsidR="001D5822" w:rsidRDefault="001D5822" w:rsidP="001D5822">
      <w:pPr>
        <w:pStyle w:val="CommentText"/>
      </w:pPr>
      <w:r>
        <w:rPr>
          <w:rStyle w:val="CommentReference"/>
        </w:rPr>
        <w:annotationRef/>
      </w:r>
      <w:r>
        <w:t>Sentence revised</w:t>
      </w:r>
    </w:p>
  </w:comment>
  <w:comment w:id="61" w:author="Anna Gårdmark" w:date="2025-12-08T16:22:00Z" w:initials="AG">
    <w:p w14:paraId="34DE7C03" w14:textId="4A84ED5B" w:rsidR="00447E78" w:rsidRDefault="00C50643" w:rsidP="00447E78">
      <w:pPr>
        <w:pStyle w:val="CommentText"/>
      </w:pPr>
      <w:r>
        <w:rPr>
          <w:rStyle w:val="CommentReference"/>
        </w:rPr>
        <w:annotationRef/>
      </w:r>
      <w:r w:rsidR="00447E78">
        <w:t>This section could be written more straightforward and simple; and you could move the very technical way of describing this to an appendix instead. So for example, I would start this section something like this: ”We test our two research questions by implementing s</w:t>
      </w:r>
      <w:r w:rsidR="00447E78">
        <w:rPr>
          <w:lang w:val="en-GB"/>
        </w:rPr>
        <w:t>cenarios as conditional probability queries (CPQs; Scutari &amp; Denis, 2021) updating the local distribution of the corresponding decision node and track how changes propagate through the Bayesian Network to affect the utility nodes, or the economic, social and individual risk. We first test the risks associated with each type of marine extreme weather, integrating across all fishing styles and at current stock statuses (Table 2: scenario 1). Second, we ask which are the more and the less exposed fishing styles by testing each explicitly and integrating across all MEWs (Table 2: scenario 2). Finally, we ask how improved stock status would impact the risks that MEWs pose to Swedish fisheries, by integrating across MEWs and across fisheries styles (Table 2: scenario 3).”    Would it be ok to keep it as simple as this?</w:t>
      </w:r>
    </w:p>
  </w:comment>
  <w:comment w:id="62" w:author="Enrico Nicola Armelloni" w:date="2025-12-09T09:45:00Z" w:initials="EA">
    <w:p w14:paraId="3DFB2C4A" w14:textId="77777777" w:rsidR="00F6653C" w:rsidRDefault="005C63F8" w:rsidP="00F6653C">
      <w:pPr>
        <w:pStyle w:val="CommentText"/>
      </w:pPr>
      <w:r>
        <w:rPr>
          <w:rStyle w:val="CommentReference"/>
        </w:rPr>
        <w:annotationRef/>
      </w:r>
      <w:r w:rsidR="00F6653C">
        <w:t>Super. I implemented with some minor modifications</w:t>
      </w:r>
    </w:p>
  </w:comment>
  <w:comment w:id="63" w:author="Anna Gårdmark" w:date="2025-12-08T17:02:00Z" w:initials="AG">
    <w:p w14:paraId="64156FC3" w14:textId="77777777" w:rsidR="00ED127B" w:rsidRDefault="00ED127B" w:rsidP="00ED127B">
      <w:pPr>
        <w:pStyle w:val="CommentText"/>
      </w:pPr>
      <w:r>
        <w:rPr>
          <w:rStyle w:val="CommentReference"/>
        </w:rPr>
        <w:annotationRef/>
      </w:r>
      <w:r>
        <w:t>To be updated I guess to only include the 3 scenarios (which MEW, which fishing style, does it matter if stocks recover)</w:t>
      </w:r>
    </w:p>
  </w:comment>
  <w:comment w:id="64" w:author="Enrico Nicola Armelloni" w:date="2025-10-24T14:18:00Z" w:initials="EA">
    <w:p w14:paraId="2883AB11" w14:textId="50778A81" w:rsidR="009B43E1" w:rsidRDefault="009B43E1" w:rsidP="009B43E1">
      <w:pPr>
        <w:pStyle w:val="CommentText"/>
      </w:pPr>
      <w:r>
        <w:rPr>
          <w:rStyle w:val="CommentReference"/>
        </w:rPr>
        <w:annotationRef/>
      </w:r>
      <w:r>
        <w:t>This is pretty much the report that Jens is about to submit. The text here is a summary of that report. I’d like to add some emphasis on stress</w:t>
      </w:r>
    </w:p>
  </w:comment>
  <w:comment w:id="65" w:author="Jens Olsson" w:date="2025-10-31T08:02:00Z" w:initials="JO">
    <w:p w14:paraId="5E467F65" w14:textId="77777777" w:rsidR="009B43E1" w:rsidRDefault="009B43E1" w:rsidP="009B43E1">
      <w:r>
        <w:rPr>
          <w:rStyle w:val="CommentReference"/>
        </w:rPr>
        <w:annotationRef/>
      </w:r>
      <w:r>
        <w:rPr>
          <w:sz w:val="20"/>
          <w:szCs w:val="20"/>
        </w:rPr>
        <w:t>Yes, it is needed here I think. But is there a risk for double publication?</w:t>
      </w:r>
    </w:p>
    <w:p w14:paraId="519225D3" w14:textId="77777777" w:rsidR="009B43E1" w:rsidRDefault="009B43E1" w:rsidP="009B43E1">
      <w:r>
        <w:rPr>
          <w:sz w:val="20"/>
          <w:szCs w:val="20"/>
        </w:rPr>
        <w:t>What level of detail should we go for here? Is this level needed here?</w:t>
      </w:r>
    </w:p>
  </w:comment>
  <w:comment w:id="66" w:author="Anna Gårdmark" w:date="2025-10-30T17:03:00Z" w:initials="AG">
    <w:p w14:paraId="6CD0EDB8" w14:textId="77777777" w:rsidR="00251100" w:rsidRDefault="00251100" w:rsidP="00251100">
      <w:pPr>
        <w:pStyle w:val="CommentText"/>
      </w:pPr>
      <w:r>
        <w:rPr>
          <w:rStyle w:val="CommentReference"/>
        </w:rPr>
        <w:annotationRef/>
      </w:r>
      <w:r>
        <w:t>Suggest slight rephrasing to make it clear that you have results now, and are not describing a method (e.g. the Socio-ecological Bayesian network of stakeholder views)</w:t>
      </w:r>
    </w:p>
  </w:comment>
  <w:comment w:id="67" w:author="Enrico Nicola Armelloni" w:date="2025-11-11T17:04:00Z" w:initials="EA">
    <w:p w14:paraId="16DCB98E" w14:textId="77777777" w:rsidR="00251100" w:rsidRDefault="00251100" w:rsidP="00251100">
      <w:pPr>
        <w:pStyle w:val="CommentText"/>
      </w:pPr>
      <w:r>
        <w:rPr>
          <w:rStyle w:val="CommentReference"/>
        </w:rPr>
        <w:annotationRef/>
      </w:r>
      <w:r>
        <w:t>rephrased</w:t>
      </w:r>
    </w:p>
  </w:comment>
  <w:comment w:id="68" w:author="Anna Gårdmark" w:date="2025-12-08T16:33:00Z" w:initials="AG">
    <w:p w14:paraId="21DA5BAA" w14:textId="77777777" w:rsidR="008942E6" w:rsidRDefault="00447E78" w:rsidP="008942E6">
      <w:pPr>
        <w:pStyle w:val="CommentText"/>
      </w:pPr>
      <w:r>
        <w:rPr>
          <w:rStyle w:val="CommentReference"/>
        </w:rPr>
        <w:annotationRef/>
      </w:r>
      <w:r w:rsidR="008942E6">
        <w:t>We need to write something on that this was done partly based on input from the interviewees; e.g. the 15 m/s threshold came from them, as well as the argument that HWs have very different effects in summer and winter</w:t>
      </w:r>
    </w:p>
  </w:comment>
  <w:comment w:id="69" w:author="Enrico Nicola Armelloni" w:date="2025-12-12T17:10:00Z" w:initials="EA">
    <w:p w14:paraId="2FE50722" w14:textId="77777777" w:rsidR="00EA75DA" w:rsidRDefault="00EA75DA" w:rsidP="00EA75DA">
      <w:pPr>
        <w:pStyle w:val="CommentText"/>
      </w:pPr>
      <w:r>
        <w:rPr>
          <w:rStyle w:val="CommentReference"/>
        </w:rPr>
        <w:annotationRef/>
      </w:r>
      <w:r>
        <w:t>Hope is more clear in this version</w:t>
      </w:r>
    </w:p>
  </w:comment>
  <w:comment w:id="70" w:author="Uusitalo Laura (LUKE)" w:date="2025-12-05T16:52:00Z" w:initials="LU">
    <w:p w14:paraId="60263833" w14:textId="0F5FFB83" w:rsidR="007125CA" w:rsidRDefault="007125CA" w:rsidP="007125CA">
      <w:pPr>
        <w:pStyle w:val="CommentText"/>
      </w:pPr>
      <w:r>
        <w:rPr>
          <w:rStyle w:val="CommentReference"/>
        </w:rPr>
        <w:annotationRef/>
      </w:r>
      <w:r>
        <w:t>unclear</w:t>
      </w:r>
    </w:p>
  </w:comment>
  <w:comment w:id="72" w:author="Anna Gårdmark" w:date="2025-12-08T16:55:00Z" w:initials="AG">
    <w:p w14:paraId="07BBBC77" w14:textId="77777777" w:rsidR="00A53A41" w:rsidRDefault="00A53A41" w:rsidP="00A53A41">
      <w:pPr>
        <w:pStyle w:val="CommentText"/>
      </w:pPr>
      <w:r>
        <w:rPr>
          <w:rStyle w:val="CommentReference"/>
        </w:rPr>
        <w:annotationRef/>
      </w:r>
      <w:r>
        <w:t>It would be good to continue the legend and help the reader understand how to conclude on what the risks are, as well as how they come about. We also need the colours to be explained in the legend</w:t>
      </w:r>
    </w:p>
  </w:comment>
  <w:comment w:id="73" w:author="Enrico Nicola Armelloni" w:date="2025-12-12T16:21:00Z" w:initials="EA">
    <w:p w14:paraId="4839D049" w14:textId="77777777" w:rsidR="00A53A41" w:rsidRDefault="00A53A41" w:rsidP="00A53A41">
      <w:pPr>
        <w:pStyle w:val="CommentText"/>
      </w:pPr>
      <w:r>
        <w:rPr>
          <w:rStyle w:val="CommentReference"/>
        </w:rPr>
        <w:annotationRef/>
      </w:r>
      <w:r>
        <w:t>Sorry I will address this on next round</w:t>
      </w:r>
    </w:p>
  </w:comment>
  <w:comment w:id="74" w:author="Anna Gårdmark" w:date="2025-10-31T10:36:00Z" w:initials="AG">
    <w:p w14:paraId="3B4D403B" w14:textId="3B451B34" w:rsidR="004B08D1" w:rsidRDefault="004B08D1" w:rsidP="004B08D1">
      <w:pPr>
        <w:pStyle w:val="CommentText"/>
      </w:pPr>
      <w:r>
        <w:rPr>
          <w:rStyle w:val="CommentReference"/>
        </w:rPr>
        <w:annotationRef/>
      </w:r>
      <w:r>
        <w:t>This is in my opinion a really important section. I suggest we discuss today what are the relevant analyses to be done for this seciton, so you can get going on those</w:t>
      </w:r>
    </w:p>
  </w:comment>
  <w:comment w:id="75" w:author="Anna Gårdmark" w:date="2025-12-08T16:41:00Z" w:initials="AG">
    <w:p w14:paraId="19ACB6AB" w14:textId="77777777" w:rsidR="008942E6" w:rsidRDefault="008942E6" w:rsidP="008942E6">
      <w:pPr>
        <w:pStyle w:val="CommentText"/>
      </w:pPr>
      <w:r>
        <w:rPr>
          <w:rStyle w:val="CommentReference"/>
        </w:rPr>
        <w:annotationRef/>
      </w:r>
      <w:r>
        <w:t>Here’s where your results starts for real, in my opinion, as this is where you do tests in order to answer your research questions</w:t>
      </w:r>
    </w:p>
  </w:comment>
  <w:comment w:id="76" w:author="Enrico Nicola Armelloni" w:date="2025-12-12T17:10:00Z" w:initials="EA">
    <w:p w14:paraId="7DAC6D60" w14:textId="77777777" w:rsidR="00EA75DA" w:rsidRDefault="00EA75DA" w:rsidP="00EA75DA">
      <w:pPr>
        <w:pStyle w:val="CommentText"/>
      </w:pPr>
      <w:r>
        <w:rPr>
          <w:rStyle w:val="CommentReference"/>
        </w:rPr>
        <w:annotationRef/>
      </w:r>
      <w:r>
        <w:t xml:space="preserve">I have done an attempt. </w:t>
      </w:r>
    </w:p>
  </w:comment>
  <w:comment w:id="81" w:author="Enrico Nicola Armelloni" w:date="2025-12-12T16:54:00Z" w:initials="EA">
    <w:p w14:paraId="4C924CAB" w14:textId="528B7B4A" w:rsidR="004351D7" w:rsidRDefault="004351D7" w:rsidP="004351D7">
      <w:pPr>
        <w:pStyle w:val="CommentText"/>
      </w:pPr>
      <w:r>
        <w:rPr>
          <w:rStyle w:val="CommentReference"/>
        </w:rPr>
        <w:annotationRef/>
      </w:r>
      <w:r>
        <w:t>Sorry I run out of time to write more here</w:t>
      </w:r>
    </w:p>
  </w:comment>
  <w:comment w:id="86" w:author="Enrico Nicola Armelloni" w:date="2025-11-11T16:35:00Z" w:initials="EA">
    <w:p w14:paraId="4F6DB1D5" w14:textId="67486712" w:rsidR="00841DC8" w:rsidRDefault="00841DC8" w:rsidP="00841DC8">
      <w:pPr>
        <w:pStyle w:val="CommentText"/>
      </w:pPr>
      <w:r>
        <w:rPr>
          <w:rStyle w:val="CommentReference"/>
        </w:rPr>
        <w:annotationRef/>
      </w:r>
      <w:r>
        <w:t>I changed the order of showing results (utility by row) to make easier to compare the effect of stock status.</w:t>
      </w:r>
    </w:p>
  </w:comment>
  <w:comment w:id="87" w:author="Uusitalo Laura (LUKE)" w:date="2025-12-05T17:00:00Z" w:initials="LU">
    <w:p w14:paraId="37ED8A0A" w14:textId="77777777" w:rsidR="00D3214B" w:rsidRDefault="00D3214B" w:rsidP="00D3214B">
      <w:pPr>
        <w:pStyle w:val="CommentText"/>
      </w:pPr>
      <w:r>
        <w:rPr>
          <w:rStyle w:val="CommentReference"/>
        </w:rPr>
        <w:annotationRef/>
      </w:r>
      <w:r>
        <w:t>I tend to like this organization for Introduction and Discussion, even though it often has to be modified a bit. This might help to organize the Discussion chapter here as well?</w:t>
      </w:r>
      <w:r>
        <w:br/>
      </w:r>
      <w:r>
        <w:br/>
      </w:r>
      <w:r>
        <w:rPr>
          <w:b/>
          <w:bCs/>
          <w:color w:val="000000"/>
        </w:rPr>
        <w:t>Introduction</w:t>
      </w:r>
    </w:p>
    <w:p w14:paraId="2ED57AE0" w14:textId="77777777" w:rsidR="00D3214B" w:rsidRDefault="00D3214B" w:rsidP="00D3214B">
      <w:pPr>
        <w:pStyle w:val="CommentText"/>
        <w:numPr>
          <w:ilvl w:val="0"/>
          <w:numId w:val="20"/>
        </w:numPr>
      </w:pPr>
      <w:r>
        <w:rPr>
          <w:color w:val="000000"/>
        </w:rPr>
        <w:t>Establish the field: how relevant/significant is the topic?</w:t>
      </w:r>
    </w:p>
    <w:p w14:paraId="4ED7A3AA" w14:textId="77777777" w:rsidR="00D3214B" w:rsidRDefault="00D3214B" w:rsidP="00D3214B">
      <w:pPr>
        <w:pStyle w:val="CommentText"/>
        <w:numPr>
          <w:ilvl w:val="0"/>
          <w:numId w:val="20"/>
        </w:numPr>
      </w:pPr>
      <w:r>
        <w:rPr>
          <w:color w:val="000000"/>
        </w:rPr>
        <w:t>Summarise previous research</w:t>
      </w:r>
    </w:p>
    <w:p w14:paraId="41AE84C1" w14:textId="77777777" w:rsidR="00D3214B" w:rsidRDefault="00D3214B" w:rsidP="00D3214B">
      <w:pPr>
        <w:pStyle w:val="CommentText"/>
        <w:numPr>
          <w:ilvl w:val="0"/>
          <w:numId w:val="20"/>
        </w:numPr>
      </w:pPr>
      <w:r>
        <w:rPr>
          <w:color w:val="000000"/>
        </w:rPr>
        <w:t>Indicate a gap that this paper fills</w:t>
      </w:r>
    </w:p>
    <w:p w14:paraId="5F27AB57" w14:textId="77777777" w:rsidR="00D3214B" w:rsidRDefault="00D3214B" w:rsidP="00D3214B">
      <w:pPr>
        <w:pStyle w:val="CommentText"/>
        <w:numPr>
          <w:ilvl w:val="0"/>
          <w:numId w:val="20"/>
        </w:numPr>
      </w:pPr>
      <w:r>
        <w:rPr>
          <w:color w:val="000000"/>
        </w:rPr>
        <w:t>Introduce your own research</w:t>
      </w:r>
    </w:p>
    <w:p w14:paraId="0FE51089" w14:textId="77777777" w:rsidR="00D3214B" w:rsidRDefault="00D3214B" w:rsidP="00D3214B">
      <w:pPr>
        <w:pStyle w:val="CommentText"/>
      </w:pPr>
      <w:r>
        <w:br/>
      </w:r>
      <w:r>
        <w:rPr>
          <w:b/>
          <w:bCs/>
          <w:color w:val="000000"/>
        </w:rPr>
        <w:t>Discussion</w:t>
      </w:r>
    </w:p>
    <w:p w14:paraId="61B808C5" w14:textId="77777777" w:rsidR="00D3214B" w:rsidRDefault="00D3214B" w:rsidP="00D3214B">
      <w:pPr>
        <w:pStyle w:val="CommentText"/>
        <w:numPr>
          <w:ilvl w:val="0"/>
          <w:numId w:val="21"/>
        </w:numPr>
      </w:pPr>
      <w:r>
        <w:rPr>
          <w:color w:val="000000"/>
        </w:rPr>
        <w:t>Main message: answers the question posed in intro (move 4) and includes main supporting evidence</w:t>
      </w:r>
    </w:p>
    <w:p w14:paraId="6C3565D3" w14:textId="77777777" w:rsidR="00D3214B" w:rsidRDefault="00D3214B" w:rsidP="00D3214B">
      <w:pPr>
        <w:pStyle w:val="CommentText"/>
        <w:numPr>
          <w:ilvl w:val="0"/>
          <w:numId w:val="21"/>
        </w:numPr>
      </w:pPr>
      <w:r>
        <w:rPr>
          <w:color w:val="000000"/>
        </w:rPr>
        <w:t>Critical assessment: any shortcomings</w:t>
      </w:r>
    </w:p>
    <w:p w14:paraId="57903DF2" w14:textId="77777777" w:rsidR="00D3214B" w:rsidRDefault="00D3214B" w:rsidP="00D3214B">
      <w:pPr>
        <w:pStyle w:val="CommentText"/>
        <w:numPr>
          <w:ilvl w:val="0"/>
          <w:numId w:val="21"/>
        </w:numPr>
      </w:pPr>
      <w:r>
        <w:rPr>
          <w:color w:val="000000"/>
        </w:rPr>
        <w:t>Comparison with other studies: agreement, different results, contradictions</w:t>
      </w:r>
    </w:p>
    <w:p w14:paraId="53A55523" w14:textId="77777777" w:rsidR="00D3214B" w:rsidRDefault="00D3214B" w:rsidP="00D3214B">
      <w:pPr>
        <w:pStyle w:val="CommentText"/>
        <w:numPr>
          <w:ilvl w:val="0"/>
          <w:numId w:val="21"/>
        </w:numPr>
      </w:pPr>
      <w:r>
        <w:rPr>
          <w:color w:val="000000"/>
        </w:rPr>
        <w:t>Conclusions, implications for further research</w:t>
      </w:r>
    </w:p>
    <w:p w14:paraId="4CCE9704" w14:textId="77777777" w:rsidR="00D3214B" w:rsidRDefault="00D3214B" w:rsidP="00D3214B">
      <w:pPr>
        <w:pStyle w:val="CommentText"/>
      </w:pPr>
      <w:r>
        <w:br/>
      </w:r>
    </w:p>
  </w:comment>
  <w:comment w:id="88" w:author="Anna Gårdmark" w:date="2025-12-08T16:45:00Z" w:initials="AG">
    <w:p w14:paraId="0AEB48B8" w14:textId="77777777" w:rsidR="00597407" w:rsidRDefault="00597407" w:rsidP="00597407">
      <w:pPr>
        <w:pStyle w:val="CommentText"/>
      </w:pPr>
      <w:r>
        <w:rPr>
          <w:rStyle w:val="CommentReference"/>
        </w:rPr>
        <w:annotationRef/>
      </w:r>
      <w:r>
        <w:t>I completely agree with this outline, and suggest you test if you can get your story to fit this Enrico</w:t>
      </w:r>
    </w:p>
  </w:comment>
  <w:comment w:id="90" w:author="Enrico Nicola Armelloni" w:date="2025-12-12T16:55:00Z" w:initials="EA">
    <w:p w14:paraId="1CEAA78D" w14:textId="77777777" w:rsidR="004351D7" w:rsidRDefault="004351D7" w:rsidP="004351D7">
      <w:pPr>
        <w:pStyle w:val="CommentText"/>
      </w:pPr>
      <w:r>
        <w:rPr>
          <w:rStyle w:val="CommentReference"/>
        </w:rPr>
        <w:annotationRef/>
      </w:r>
      <w:r>
        <w:t>Sounds good. I’ll try it on next round</w:t>
      </w:r>
    </w:p>
  </w:comment>
  <w:comment w:id="89" w:author="Anna Gårdmark" w:date="2025-12-08T16:48:00Z" w:initials="AG">
    <w:p w14:paraId="1974F238" w14:textId="2A71B2F0" w:rsidR="00597407" w:rsidRDefault="00597407" w:rsidP="00597407">
      <w:pPr>
        <w:pStyle w:val="CommentText"/>
      </w:pPr>
      <w:r>
        <w:rPr>
          <w:rStyle w:val="CommentReference"/>
        </w:rPr>
        <w:annotationRef/>
      </w:r>
      <w:r>
        <w:t>As a consequence: here you would start by answering ”</w:t>
      </w:r>
      <w:r>
        <w:rPr>
          <w:lang w:val="en-GB"/>
        </w:rPr>
        <w:t>How do extreme weather events affect fisheries operations and influence economic, individual and societal risks to Swedish fisheries?</w:t>
      </w:r>
      <w:r>
        <w:t>”, by specifically answering the questions tested in scenario 1 &amp; 2 (which MEW is posing greatest risk, and which fishing style is most at risk), followed by answering ”How would improved stock status affect the risks that MEWs pose to Swedish fisheries operations”?  (Ensuring that you have the same phrasing everywhere of the research questions, and versions that adhere to how you’re testing them in the scenarios)</w:t>
      </w:r>
    </w:p>
  </w:comment>
  <w:comment w:id="91" w:author="Uusitalo Laura (LUKE)" w:date="2025-12-05T17:02:00Z" w:initials="LU">
    <w:p w14:paraId="38875261" w14:textId="6C529E3D" w:rsidR="00095071" w:rsidRDefault="00095071" w:rsidP="00095071">
      <w:pPr>
        <w:pStyle w:val="CommentText"/>
      </w:pPr>
      <w:r>
        <w:rPr>
          <w:rStyle w:val="CommentReference"/>
        </w:rPr>
        <w:annotationRef/>
      </w:r>
      <w:r>
        <w:t>Maybe also reflect on the development of the BN based on the data? What decisions were made, what were the pros and cons of these, etc. I think you had to do a lot of thinking here, and I would be happy to read about that ☺️</w:t>
      </w:r>
    </w:p>
  </w:comment>
  <w:comment w:id="92" w:author="Anna Gårdmark" w:date="2025-12-08T16:51:00Z" w:initials="AG">
    <w:p w14:paraId="67BF947D" w14:textId="77777777" w:rsidR="00597407" w:rsidRDefault="00597407" w:rsidP="00597407">
      <w:pPr>
        <w:pStyle w:val="CommentText"/>
      </w:pPr>
      <w:r>
        <w:rPr>
          <w:rStyle w:val="CommentReference"/>
        </w:rPr>
        <w:annotationRef/>
      </w:r>
      <w:r>
        <w:t>I’ll comment on this once you’ve written the rest, to help out making sure your conclusion fits your intro - results - discussion logic.</w:t>
      </w:r>
    </w:p>
  </w:comment>
  <w:comment w:id="93" w:author="Enrico Nicola Armelloni" w:date="2025-10-27T12:10:00Z" w:initials="EA">
    <w:p w14:paraId="763139B6" w14:textId="6C806F12" w:rsidR="00FE13C8" w:rsidRDefault="00FE13C8" w:rsidP="00FE13C8">
      <w:pPr>
        <w:pStyle w:val="CommentText"/>
      </w:pPr>
      <w:r>
        <w:rPr>
          <w:rStyle w:val="CommentReference"/>
        </w:rPr>
        <w:annotationRef/>
      </w:r>
      <w:r>
        <w:t>This has to be changed, but I liked how this piece from the report can fit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72D8D" w15:done="1"/>
  <w15:commentEx w15:paraId="2A544C73" w15:paraIdParent="2CD72D8D" w15:done="1"/>
  <w15:commentEx w15:paraId="65402593" w15:done="1"/>
  <w15:commentEx w15:paraId="3AA62F44" w15:paraIdParent="65402593" w15:done="1"/>
  <w15:commentEx w15:paraId="3F6CF5DF" w15:done="0"/>
  <w15:commentEx w15:paraId="492B70BC" w15:done="0"/>
  <w15:commentEx w15:paraId="4A1426AB" w15:paraIdParent="492B70BC" w15:done="0"/>
  <w15:commentEx w15:paraId="402550BA" w15:done="0"/>
  <w15:commentEx w15:paraId="105F0DD3" w15:paraIdParent="402550BA" w15:done="0"/>
  <w15:commentEx w15:paraId="205AB4ED" w15:done="0"/>
  <w15:commentEx w15:paraId="52DBB400" w15:done="0"/>
  <w15:commentEx w15:paraId="51953DEA" w15:paraIdParent="52DBB400" w15:done="0"/>
  <w15:commentEx w15:paraId="264544A0" w15:done="0"/>
  <w15:commentEx w15:paraId="17C01B44" w15:paraIdParent="264544A0" w15:done="0"/>
  <w15:commentEx w15:paraId="23D564E8" w15:done="0"/>
  <w15:commentEx w15:paraId="29F38019" w15:paraIdParent="23D564E8" w15:done="0"/>
  <w15:commentEx w15:paraId="0488758C" w15:done="0"/>
  <w15:commentEx w15:paraId="021238C8" w15:paraIdParent="0488758C" w15:done="0"/>
  <w15:commentEx w15:paraId="4E464FAE" w15:done="0"/>
  <w15:commentEx w15:paraId="56A32910" w15:done="1"/>
  <w15:commentEx w15:paraId="7A200728" w15:done="0"/>
  <w15:commentEx w15:paraId="3DDC4A66" w15:done="0"/>
  <w15:commentEx w15:paraId="5F370BBA" w15:paraIdParent="3DDC4A66" w15:done="0"/>
  <w15:commentEx w15:paraId="5A331E63" w15:done="0"/>
  <w15:commentEx w15:paraId="7621B0DA" w15:paraIdParent="5A331E63" w15:done="0"/>
  <w15:commentEx w15:paraId="6F4A4335" w15:done="1"/>
  <w15:commentEx w15:paraId="17A7F31E" w15:done="1"/>
  <w15:commentEx w15:paraId="27A9181F" w15:done="1"/>
  <w15:commentEx w15:paraId="7B71C251" w15:done="0"/>
  <w15:commentEx w15:paraId="745F574A" w15:done="0"/>
  <w15:commentEx w15:paraId="456FD5BB" w15:paraIdParent="745F574A" w15:done="0"/>
  <w15:commentEx w15:paraId="6617E4C8" w15:done="0"/>
  <w15:commentEx w15:paraId="59E214A1" w15:paraIdParent="6617E4C8" w15:done="0"/>
  <w15:commentEx w15:paraId="33F1FEBC" w15:done="0"/>
  <w15:commentEx w15:paraId="5838DB4B" w15:paraIdParent="33F1FEBC" w15:done="0"/>
  <w15:commentEx w15:paraId="328B4EDC" w15:done="0"/>
  <w15:commentEx w15:paraId="7330C7FA" w15:done="1"/>
  <w15:commentEx w15:paraId="5240A656" w15:paraIdParent="7330C7FA" w15:done="1"/>
  <w15:commentEx w15:paraId="2B80543D" w15:done="1"/>
  <w15:commentEx w15:paraId="79E72D17" w15:done="0"/>
  <w15:commentEx w15:paraId="47203152" w15:paraIdParent="79E72D17" w15:done="0"/>
  <w15:commentEx w15:paraId="2BE6F601" w15:done="0"/>
  <w15:commentEx w15:paraId="2504D405" w15:paraIdParent="2BE6F601" w15:done="0"/>
  <w15:commentEx w15:paraId="1E5D3F85" w15:done="0"/>
  <w15:commentEx w15:paraId="01B7E87C" w15:paraIdParent="1E5D3F85" w15:done="0"/>
  <w15:commentEx w15:paraId="5D034BE3" w15:done="1"/>
  <w15:commentEx w15:paraId="05B31FE3" w15:done="1"/>
  <w15:commentEx w15:paraId="1186B260" w15:done="1"/>
  <w15:commentEx w15:paraId="7BF5A435" w15:done="0"/>
  <w15:commentEx w15:paraId="2225F4F4" w15:paraIdParent="7BF5A435" w15:done="0"/>
  <w15:commentEx w15:paraId="720BFA78" w15:done="0"/>
  <w15:commentEx w15:paraId="16D63026" w15:paraIdParent="720BFA78" w15:done="0"/>
  <w15:commentEx w15:paraId="34DE7C03" w15:done="0"/>
  <w15:commentEx w15:paraId="3DFB2C4A" w15:paraIdParent="34DE7C03" w15:done="0"/>
  <w15:commentEx w15:paraId="64156FC3" w15:done="1"/>
  <w15:commentEx w15:paraId="2883AB11" w15:done="1"/>
  <w15:commentEx w15:paraId="519225D3" w15:paraIdParent="2883AB11" w15:done="1"/>
  <w15:commentEx w15:paraId="6CD0EDB8" w15:done="1"/>
  <w15:commentEx w15:paraId="16DCB98E" w15:paraIdParent="6CD0EDB8" w15:done="1"/>
  <w15:commentEx w15:paraId="21DA5BAA" w15:done="0"/>
  <w15:commentEx w15:paraId="2FE50722" w15:paraIdParent="21DA5BAA" w15:done="0"/>
  <w15:commentEx w15:paraId="60263833" w15:done="1"/>
  <w15:commentEx w15:paraId="07BBBC77" w15:done="0"/>
  <w15:commentEx w15:paraId="4839D049" w15:paraIdParent="07BBBC77" w15:done="0"/>
  <w15:commentEx w15:paraId="3B4D403B" w15:done="1"/>
  <w15:commentEx w15:paraId="19ACB6AB" w15:done="0"/>
  <w15:commentEx w15:paraId="7DAC6D60" w15:paraIdParent="19ACB6AB" w15:done="0"/>
  <w15:commentEx w15:paraId="4C924CAB" w15:done="0"/>
  <w15:commentEx w15:paraId="4F6DB1D5" w15:done="0"/>
  <w15:commentEx w15:paraId="4CCE9704" w15:done="0"/>
  <w15:commentEx w15:paraId="0AEB48B8" w15:paraIdParent="4CCE9704" w15:done="0"/>
  <w15:commentEx w15:paraId="1CEAA78D" w15:paraIdParent="4CCE9704" w15:done="0"/>
  <w15:commentEx w15:paraId="1974F238" w15:done="0"/>
  <w15:commentEx w15:paraId="38875261" w15:done="0"/>
  <w15:commentEx w15:paraId="67BF947D" w15:done="0"/>
  <w15:commentEx w15:paraId="76313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582AF" w16cex:dateUtc="2025-10-31T06:28:00Z"/>
  <w16cex:commentExtensible w16cex:durableId="56792230" w16cex:dateUtc="2025-10-31T14:43:00Z"/>
  <w16cex:commentExtensible w16cex:durableId="46CA0D00" w16cex:dateUtc="2025-10-30T15:26:00Z"/>
  <w16cex:commentExtensible w16cex:durableId="45B3D21A" w16cex:dateUtc="2025-10-31T14:43:00Z"/>
  <w16cex:commentExtensible w16cex:durableId="42C9AFD3" w16cex:dateUtc="2025-11-11T12:16:00Z"/>
  <w16cex:commentExtensible w16cex:durableId="7B3E4217" w16cex:dateUtc="2025-12-08T13:40:00Z">
    <w16cex:extLst>
      <w16:ext w16:uri="{CE6994B0-6A32-4C9F-8C6B-6E91EDA988CE}">
        <cr:reactions xmlns:cr="http://schemas.microsoft.com/office/comments/2020/reactions">
          <cr:reaction reactionType="1">
            <cr:reactionInfo dateUtc="2025-12-11T16:44:30Z">
              <cr:user userId="S::enrico.armelloni@slu.se::6643312a-f239-4e28-a8ba-eb2dde7d0cec" userProvider="AD" userName="Enrico Nicola Armelloni"/>
            </cr:reactionInfo>
          </cr:reaction>
        </cr:reactions>
      </w16:ext>
    </w16cex:extLst>
  </w16cex:commentExtensible>
  <w16cex:commentExtensible w16cex:durableId="4B1B51A7" w16cex:dateUtc="2025-12-11T17:56:00Z"/>
  <w16cex:commentExtensible w16cex:durableId="4943E153" w16cex:dateUtc="2025-12-08T14:12:00Z"/>
  <w16cex:commentExtensible w16cex:durableId="5019C69C" w16cex:dateUtc="2025-12-11T17:30:00Z"/>
  <w16cex:commentExtensible w16cex:durableId="1DBFF8B5" w16cex:dateUtc="2025-10-31T06:43:00Z"/>
  <w16cex:commentExtensible w16cex:durableId="10E741F8" w16cex:dateUtc="2025-10-30T15:35:00Z"/>
  <w16cex:commentExtensible w16cex:durableId="103DA30B" w16cex:dateUtc="2025-11-02T15:06:00Z"/>
  <w16cex:commentExtensible w16cex:durableId="5D04022C" w16cex:dateUtc="2025-12-08T14:11:00Z"/>
  <w16cex:commentExtensible w16cex:durableId="510DC6D5" w16cex:dateUtc="2025-12-12T16:04:00Z"/>
  <w16cex:commentExtensible w16cex:durableId="3666AD3D" w16cex:dateUtc="2025-12-08T13:42:00Z"/>
  <w16cex:commentExtensible w16cex:durableId="70ABF307" w16cex:dateUtc="2025-12-12T16:06:00Z"/>
  <w16cex:commentExtensible w16cex:durableId="063D8363" w16cex:dateUtc="2025-12-05T10:27:00Z"/>
  <w16cex:commentExtensible w16cex:durableId="56CB9874" w16cex:dateUtc="2025-12-12T15:53:00Z"/>
  <w16cex:commentExtensible w16cex:durableId="44D28032" w16cex:dateUtc="2025-12-12T15:50:00Z"/>
  <w16cex:commentExtensible w16cex:durableId="7E4E4081" w16cex:dateUtc="2025-12-08T13:39:00Z"/>
  <w16cex:commentExtensible w16cex:durableId="39146B6D" w16cex:dateUtc="2025-12-12T15:53:00Z"/>
  <w16cex:commentExtensible w16cex:durableId="36BB6020" w16cex:dateUtc="2025-12-05T12:30:00Z"/>
  <w16cex:commentExtensible w16cex:durableId="31B0F064" w16cex:dateUtc="2025-12-12T16:07:00Z"/>
  <w16cex:commentExtensible w16cex:durableId="527888A1" w16cex:dateUtc="2025-10-31T06:50:00Z"/>
  <w16cex:commentExtensible w16cex:durableId="1E876E32" w16cex:dateUtc="2025-11-06T13:16:00Z"/>
  <w16cex:commentExtensible w16cex:durableId="2E688127" w16cex:dateUtc="2025-12-08T13:49:00Z"/>
  <w16cex:commentExtensible w16cex:durableId="4EB0040A" w16cex:dateUtc="2025-12-05T12:45:00Z"/>
  <w16cex:commentExtensible w16cex:durableId="13275225" w16cex:dateUtc="2025-12-05T12:46:00Z"/>
  <w16cex:commentExtensible w16cex:durableId="04DC015A" w16cex:dateUtc="2025-11-06T15:53:00Z"/>
  <w16cex:commentExtensible w16cex:durableId="1A2C2E26" w16cex:dateUtc="2025-12-05T12:56:00Z"/>
  <w16cex:commentExtensible w16cex:durableId="6E45C66B" w16cex:dateUtc="2025-12-12T16:07:00Z"/>
  <w16cex:commentExtensible w16cex:durableId="3CE4A6BF" w16cex:dateUtc="2025-12-05T13:03:00Z"/>
  <w16cex:commentExtensible w16cex:durableId="56D47CA1" w16cex:dateUtc="2025-12-12T16:08:00Z"/>
  <w16cex:commentExtensible w16cex:durableId="68904C56" w16cex:dateUtc="2025-12-05T13:05:00Z"/>
  <w16cex:commentExtensible w16cex:durableId="1E08C5CD" w16cex:dateUtc="2025-12-12T16:09:00Z"/>
  <w16cex:commentExtensible w16cex:durableId="1B0B68AA" w16cex:dateUtc="2025-12-05T13:07:00Z">
    <w16cex:extLst>
      <w16:ext w16:uri="{CE6994B0-6A32-4C9F-8C6B-6E91EDA988CE}">
        <cr:reactions xmlns:cr="http://schemas.microsoft.com/office/comments/2020/reactions">
          <cr:reaction reactionType="1">
            <cr:reactionInfo dateUtc="2025-12-12T16:09:18Z">
              <cr:user userId="S::enrico.armelloni@slu.se::6643312a-f239-4e28-a8ba-eb2dde7d0cec" userProvider="AD" userName="Enrico Nicola Armelloni"/>
            </cr:reactionInfo>
          </cr:reaction>
        </cr:reactions>
      </w16:ext>
    </w16cex:extLst>
  </w16cex:commentExtensible>
  <w16cex:commentExtensible w16cex:durableId="465D9B0D" w16cex:dateUtc="2025-10-30T15:59:00Z"/>
  <w16cex:commentExtensible w16cex:durableId="3D984D99" w16cex:dateUtc="2025-11-11T15:57:00Z"/>
  <w16cex:commentExtensible w16cex:durableId="3A2A7B52" w16cex:dateUtc="2025-12-08T13:51:00Z"/>
  <w16cex:commentExtensible w16cex:durableId="6D9F10A3" w16cex:dateUtc="2025-12-08T13:52:00Z"/>
  <w16cex:commentExtensible w16cex:durableId="22EEC0C1" w16cex:dateUtc="2025-12-12T16:09:00Z"/>
  <w16cex:commentExtensible w16cex:durableId="758BD8CC" w16cex:dateUtc="2025-12-08T13:53:00Z"/>
  <w16cex:commentExtensible w16cex:durableId="6426375C" w16cex:dateUtc="2025-12-12T14:04:00Z"/>
  <w16cex:commentExtensible w16cex:durableId="125EFCE0" w16cex:dateUtc="2025-12-08T13:54:00Z"/>
  <w16cex:commentExtensible w16cex:durableId="761472EE" w16cex:dateUtc="2025-12-12T14:05:00Z"/>
  <w16cex:commentExtensible w16cex:durableId="3FB7B9E5" w16cex:dateUtc="2025-12-08T13:57:00Z"/>
  <w16cex:commentExtensible w16cex:durableId="461B070C" w16cex:dateUtc="2025-12-05T13:24:00Z"/>
  <w16cex:commentExtensible w16cex:durableId="2C2B4A13" w16cex:dateUtc="2025-12-08T13:58:00Z"/>
  <w16cex:commentExtensible w16cex:durableId="401634CA" w16cex:dateUtc="2025-12-05T13:26:00Z"/>
  <w16cex:commentExtensible w16cex:durableId="73849319" w16cex:dateUtc="2025-12-12T14:07:00Z"/>
  <w16cex:commentExtensible w16cex:durableId="77CF516A" w16cex:dateUtc="2025-12-08T14:01:00Z"/>
  <w16cex:commentExtensible w16cex:durableId="22B663BF" w16cex:dateUtc="2025-12-12T14:08:00Z"/>
  <w16cex:commentExtensible w16cex:durableId="7E530F85" w16cex:dateUtc="2025-12-08T15:22:00Z"/>
  <w16cex:commentExtensible w16cex:durableId="3176B123" w16cex:dateUtc="2025-12-09T08:45:00Z"/>
  <w16cex:commentExtensible w16cex:durableId="2B8897E2" w16cex:dateUtc="2025-12-08T16:02:00Z"/>
  <w16cex:commentExtensible w16cex:durableId="1076BEB9" w16cex:dateUtc="2025-10-24T12:18:00Z"/>
  <w16cex:commentExtensible w16cex:durableId="3229DCC5" w16cex:dateUtc="2025-10-31T07:02:00Z"/>
  <w16cex:commentExtensible w16cex:durableId="5F3F3A04" w16cex:dateUtc="2025-10-30T16:03:00Z">
    <w16cex:extLst>
      <w16:ext w16:uri="{CE6994B0-6A32-4C9F-8C6B-6E91EDA988CE}">
        <cr:reactions xmlns:cr="http://schemas.microsoft.com/office/comments/2020/reactions">
          <cr:reaction reactionType="1">
            <cr:reactionInfo dateUtc="2025-11-11T16:04:46Z">
              <cr:user userId="S::enrico.armelloni@slu.se::6643312a-f239-4e28-a8ba-eb2dde7d0cec" userProvider="AD" userName="Enrico Nicola Armelloni"/>
            </cr:reactionInfo>
          </cr:reaction>
        </cr:reactions>
      </w16:ext>
    </w16cex:extLst>
  </w16cex:commentExtensible>
  <w16cex:commentExtensible w16cex:durableId="363E74A4" w16cex:dateUtc="2025-11-11T16:04:00Z"/>
  <w16cex:commentExtensible w16cex:durableId="7ECAE778" w16cex:dateUtc="2025-12-08T15:33:00Z">
    <w16cex:extLst>
      <w16:ext w16:uri="{CE6994B0-6A32-4C9F-8C6B-6E91EDA988CE}">
        <cr:reactions xmlns:cr="http://schemas.microsoft.com/office/comments/2020/reactions">
          <cr:reaction reactionType="1">
            <cr:reactionInfo dateUtc="2025-12-12T14:09:51Z">
              <cr:user userId="S::enrico.armelloni@slu.se::6643312a-f239-4e28-a8ba-eb2dde7d0cec" userProvider="AD" userName="Enrico Nicola Armelloni"/>
            </cr:reactionInfo>
          </cr:reaction>
        </cr:reactions>
      </w16:ext>
    </w16cex:extLst>
  </w16cex:commentExtensible>
  <w16cex:commentExtensible w16cex:durableId="6BFF3B7B" w16cex:dateUtc="2025-12-12T16:10:00Z"/>
  <w16cex:commentExtensible w16cex:durableId="6BE9D14D" w16cex:dateUtc="2025-12-05T14:52:00Z"/>
  <w16cex:commentExtensible w16cex:durableId="6CFC0427" w16cex:dateUtc="2025-12-08T15:55:00Z"/>
  <w16cex:commentExtensible w16cex:durableId="5E89B4A9" w16cex:dateUtc="2025-12-12T15:21:00Z"/>
  <w16cex:commentExtensible w16cex:durableId="2DA7E95C" w16cex:dateUtc="2025-10-31T09:36:00Z"/>
  <w16cex:commentExtensible w16cex:durableId="5271D228" w16cex:dateUtc="2025-12-08T15:41:00Z"/>
  <w16cex:commentExtensible w16cex:durableId="79D33AFB" w16cex:dateUtc="2025-12-12T16:10:00Z"/>
  <w16cex:commentExtensible w16cex:durableId="71369573" w16cex:dateUtc="2025-12-12T15:54:00Z"/>
  <w16cex:commentExtensible w16cex:durableId="50F5802D" w16cex:dateUtc="2025-11-11T15:35:00Z"/>
  <w16cex:commentExtensible w16cex:durableId="201B7B7F" w16cex:dateUtc="2025-12-05T15:00:00Z"/>
  <w16cex:commentExtensible w16cex:durableId="137ED968" w16cex:dateUtc="2025-12-08T15:45:00Z"/>
  <w16cex:commentExtensible w16cex:durableId="6756437E" w16cex:dateUtc="2025-12-12T15:55:00Z"/>
  <w16cex:commentExtensible w16cex:durableId="41A636C5" w16cex:dateUtc="2025-12-08T15:48:00Z"/>
  <w16cex:commentExtensible w16cex:durableId="7177144D" w16cex:dateUtc="2025-12-05T15:02:00Z"/>
  <w16cex:commentExtensible w16cex:durableId="54FD01D7" w16cex:dateUtc="2025-12-08T15:51:00Z"/>
  <w16cex:commentExtensible w16cex:durableId="2D2D018A" w16cex:dateUtc="2025-10-27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72D8D" w16cid:durableId="4F3582AF"/>
  <w16cid:commentId w16cid:paraId="2A544C73" w16cid:durableId="56792230"/>
  <w16cid:commentId w16cid:paraId="65402593" w16cid:durableId="46CA0D00"/>
  <w16cid:commentId w16cid:paraId="3AA62F44" w16cid:durableId="45B3D21A"/>
  <w16cid:commentId w16cid:paraId="3F6CF5DF" w16cid:durableId="42C9AFD3"/>
  <w16cid:commentId w16cid:paraId="492B70BC" w16cid:durableId="7B3E4217"/>
  <w16cid:commentId w16cid:paraId="4A1426AB" w16cid:durableId="4B1B51A7"/>
  <w16cid:commentId w16cid:paraId="402550BA" w16cid:durableId="4943E153"/>
  <w16cid:commentId w16cid:paraId="105F0DD3" w16cid:durableId="5019C69C"/>
  <w16cid:commentId w16cid:paraId="205AB4ED" w16cid:durableId="1DBFF8B5"/>
  <w16cid:commentId w16cid:paraId="52DBB400" w16cid:durableId="10E741F8"/>
  <w16cid:commentId w16cid:paraId="51953DEA" w16cid:durableId="103DA30B"/>
  <w16cid:commentId w16cid:paraId="264544A0" w16cid:durableId="5D04022C"/>
  <w16cid:commentId w16cid:paraId="17C01B44" w16cid:durableId="510DC6D5"/>
  <w16cid:commentId w16cid:paraId="23D564E8" w16cid:durableId="3666AD3D"/>
  <w16cid:commentId w16cid:paraId="29F38019" w16cid:durableId="70ABF307"/>
  <w16cid:commentId w16cid:paraId="0488758C" w16cid:durableId="063D8363"/>
  <w16cid:commentId w16cid:paraId="021238C8" w16cid:durableId="56CB9874"/>
  <w16cid:commentId w16cid:paraId="4E464FAE" w16cid:durableId="44D28032"/>
  <w16cid:commentId w16cid:paraId="56A32910" w16cid:durableId="7E4E4081"/>
  <w16cid:commentId w16cid:paraId="7A200728" w16cid:durableId="39146B6D"/>
  <w16cid:commentId w16cid:paraId="3DDC4A66" w16cid:durableId="36BB6020"/>
  <w16cid:commentId w16cid:paraId="5F370BBA" w16cid:durableId="31B0F064"/>
  <w16cid:commentId w16cid:paraId="5A331E63" w16cid:durableId="527888A1"/>
  <w16cid:commentId w16cid:paraId="7621B0DA" w16cid:durableId="1E876E32"/>
  <w16cid:commentId w16cid:paraId="6F4A4335" w16cid:durableId="2E688127"/>
  <w16cid:commentId w16cid:paraId="17A7F31E" w16cid:durableId="4EB0040A"/>
  <w16cid:commentId w16cid:paraId="27A9181F" w16cid:durableId="13275225"/>
  <w16cid:commentId w16cid:paraId="7B71C251" w16cid:durableId="04DC015A"/>
  <w16cid:commentId w16cid:paraId="745F574A" w16cid:durableId="1A2C2E26"/>
  <w16cid:commentId w16cid:paraId="456FD5BB" w16cid:durableId="6E45C66B"/>
  <w16cid:commentId w16cid:paraId="6617E4C8" w16cid:durableId="3CE4A6BF"/>
  <w16cid:commentId w16cid:paraId="59E214A1" w16cid:durableId="56D47CA1"/>
  <w16cid:commentId w16cid:paraId="33F1FEBC" w16cid:durableId="68904C56"/>
  <w16cid:commentId w16cid:paraId="5838DB4B" w16cid:durableId="1E08C5CD"/>
  <w16cid:commentId w16cid:paraId="328B4EDC" w16cid:durableId="1B0B68AA"/>
  <w16cid:commentId w16cid:paraId="7330C7FA" w16cid:durableId="465D9B0D"/>
  <w16cid:commentId w16cid:paraId="5240A656" w16cid:durableId="3D984D99"/>
  <w16cid:commentId w16cid:paraId="2B80543D" w16cid:durableId="3A2A7B52"/>
  <w16cid:commentId w16cid:paraId="79E72D17" w16cid:durableId="6D9F10A3"/>
  <w16cid:commentId w16cid:paraId="47203152" w16cid:durableId="22EEC0C1"/>
  <w16cid:commentId w16cid:paraId="2BE6F601" w16cid:durableId="758BD8CC"/>
  <w16cid:commentId w16cid:paraId="2504D405" w16cid:durableId="6426375C"/>
  <w16cid:commentId w16cid:paraId="1E5D3F85" w16cid:durableId="125EFCE0"/>
  <w16cid:commentId w16cid:paraId="01B7E87C" w16cid:durableId="761472EE"/>
  <w16cid:commentId w16cid:paraId="5D034BE3" w16cid:durableId="3FB7B9E5"/>
  <w16cid:commentId w16cid:paraId="05B31FE3" w16cid:durableId="461B070C"/>
  <w16cid:commentId w16cid:paraId="1186B260" w16cid:durableId="2C2B4A13"/>
  <w16cid:commentId w16cid:paraId="7BF5A435" w16cid:durableId="401634CA"/>
  <w16cid:commentId w16cid:paraId="2225F4F4" w16cid:durableId="73849319"/>
  <w16cid:commentId w16cid:paraId="720BFA78" w16cid:durableId="77CF516A"/>
  <w16cid:commentId w16cid:paraId="16D63026" w16cid:durableId="22B663BF"/>
  <w16cid:commentId w16cid:paraId="34DE7C03" w16cid:durableId="7E530F85"/>
  <w16cid:commentId w16cid:paraId="3DFB2C4A" w16cid:durableId="3176B123"/>
  <w16cid:commentId w16cid:paraId="64156FC3" w16cid:durableId="2B8897E2"/>
  <w16cid:commentId w16cid:paraId="2883AB11" w16cid:durableId="1076BEB9"/>
  <w16cid:commentId w16cid:paraId="519225D3" w16cid:durableId="3229DCC5"/>
  <w16cid:commentId w16cid:paraId="6CD0EDB8" w16cid:durableId="5F3F3A04"/>
  <w16cid:commentId w16cid:paraId="16DCB98E" w16cid:durableId="363E74A4"/>
  <w16cid:commentId w16cid:paraId="21DA5BAA" w16cid:durableId="7ECAE778"/>
  <w16cid:commentId w16cid:paraId="2FE50722" w16cid:durableId="6BFF3B7B"/>
  <w16cid:commentId w16cid:paraId="60263833" w16cid:durableId="6BE9D14D"/>
  <w16cid:commentId w16cid:paraId="07BBBC77" w16cid:durableId="6CFC0427"/>
  <w16cid:commentId w16cid:paraId="4839D049" w16cid:durableId="5E89B4A9"/>
  <w16cid:commentId w16cid:paraId="3B4D403B" w16cid:durableId="2DA7E95C"/>
  <w16cid:commentId w16cid:paraId="19ACB6AB" w16cid:durableId="5271D228"/>
  <w16cid:commentId w16cid:paraId="7DAC6D60" w16cid:durableId="79D33AFB"/>
  <w16cid:commentId w16cid:paraId="4C924CAB" w16cid:durableId="71369573"/>
  <w16cid:commentId w16cid:paraId="4F6DB1D5" w16cid:durableId="50F5802D"/>
  <w16cid:commentId w16cid:paraId="4CCE9704" w16cid:durableId="201B7B7F"/>
  <w16cid:commentId w16cid:paraId="0AEB48B8" w16cid:durableId="137ED968"/>
  <w16cid:commentId w16cid:paraId="1CEAA78D" w16cid:durableId="6756437E"/>
  <w16cid:commentId w16cid:paraId="1974F238" w16cid:durableId="41A636C5"/>
  <w16cid:commentId w16cid:paraId="38875261" w16cid:durableId="7177144D"/>
  <w16cid:commentId w16cid:paraId="67BF947D" w16cid:durableId="54FD01D7"/>
  <w16cid:commentId w16cid:paraId="763139B6" w16cid:durableId="2D2D01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A05"/>
    <w:multiLevelType w:val="multilevel"/>
    <w:tmpl w:val="0E32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670C"/>
    <w:multiLevelType w:val="hybridMultilevel"/>
    <w:tmpl w:val="A14C651A"/>
    <w:lvl w:ilvl="0" w:tplc="F05A64E8">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2" w15:restartNumberingAfterBreak="0">
    <w:nsid w:val="09077BD9"/>
    <w:multiLevelType w:val="hybridMultilevel"/>
    <w:tmpl w:val="0B285B2A"/>
    <w:lvl w:ilvl="0" w:tplc="D0980A7C">
      <w:start w:val="1"/>
      <w:numFmt w:val="decimal"/>
      <w:lvlText w:val="%1."/>
      <w:lvlJc w:val="left"/>
      <w:pPr>
        <w:ind w:left="1020" w:hanging="360"/>
      </w:pPr>
    </w:lvl>
    <w:lvl w:ilvl="1" w:tplc="834C65EC">
      <w:start w:val="1"/>
      <w:numFmt w:val="decimal"/>
      <w:lvlText w:val="%2."/>
      <w:lvlJc w:val="left"/>
      <w:pPr>
        <w:ind w:left="1020" w:hanging="360"/>
      </w:pPr>
    </w:lvl>
    <w:lvl w:ilvl="2" w:tplc="72689C30">
      <w:start w:val="1"/>
      <w:numFmt w:val="decimal"/>
      <w:lvlText w:val="%3."/>
      <w:lvlJc w:val="left"/>
      <w:pPr>
        <w:ind w:left="1020" w:hanging="360"/>
      </w:pPr>
    </w:lvl>
    <w:lvl w:ilvl="3" w:tplc="49AE06CC">
      <w:start w:val="1"/>
      <w:numFmt w:val="decimal"/>
      <w:lvlText w:val="%4."/>
      <w:lvlJc w:val="left"/>
      <w:pPr>
        <w:ind w:left="1020" w:hanging="360"/>
      </w:pPr>
    </w:lvl>
    <w:lvl w:ilvl="4" w:tplc="FB8CD69A">
      <w:start w:val="1"/>
      <w:numFmt w:val="decimal"/>
      <w:lvlText w:val="%5."/>
      <w:lvlJc w:val="left"/>
      <w:pPr>
        <w:ind w:left="1020" w:hanging="360"/>
      </w:pPr>
    </w:lvl>
    <w:lvl w:ilvl="5" w:tplc="8B8AD1B8">
      <w:start w:val="1"/>
      <w:numFmt w:val="decimal"/>
      <w:lvlText w:val="%6."/>
      <w:lvlJc w:val="left"/>
      <w:pPr>
        <w:ind w:left="1020" w:hanging="360"/>
      </w:pPr>
    </w:lvl>
    <w:lvl w:ilvl="6" w:tplc="0E367EAE">
      <w:start w:val="1"/>
      <w:numFmt w:val="decimal"/>
      <w:lvlText w:val="%7."/>
      <w:lvlJc w:val="left"/>
      <w:pPr>
        <w:ind w:left="1020" w:hanging="360"/>
      </w:pPr>
    </w:lvl>
    <w:lvl w:ilvl="7" w:tplc="62A4A33C">
      <w:start w:val="1"/>
      <w:numFmt w:val="decimal"/>
      <w:lvlText w:val="%8."/>
      <w:lvlJc w:val="left"/>
      <w:pPr>
        <w:ind w:left="1020" w:hanging="360"/>
      </w:pPr>
    </w:lvl>
    <w:lvl w:ilvl="8" w:tplc="AB7EA52C">
      <w:start w:val="1"/>
      <w:numFmt w:val="decimal"/>
      <w:lvlText w:val="%9."/>
      <w:lvlJc w:val="left"/>
      <w:pPr>
        <w:ind w:left="1020" w:hanging="360"/>
      </w:pPr>
    </w:lvl>
  </w:abstractNum>
  <w:abstractNum w:abstractNumId="3" w15:restartNumberingAfterBreak="0">
    <w:nsid w:val="0A633579"/>
    <w:multiLevelType w:val="hybridMultilevel"/>
    <w:tmpl w:val="3A5414CE"/>
    <w:lvl w:ilvl="0" w:tplc="A42215AE">
      <w:start w:val="1"/>
      <w:numFmt w:val="decimal"/>
      <w:lvlText w:val="%1."/>
      <w:lvlJc w:val="left"/>
      <w:pPr>
        <w:ind w:left="1440" w:hanging="360"/>
      </w:pPr>
    </w:lvl>
    <w:lvl w:ilvl="1" w:tplc="1AB01556">
      <w:start w:val="1"/>
      <w:numFmt w:val="decimal"/>
      <w:lvlText w:val="%2."/>
      <w:lvlJc w:val="left"/>
      <w:pPr>
        <w:ind w:left="1440" w:hanging="360"/>
      </w:pPr>
    </w:lvl>
    <w:lvl w:ilvl="2" w:tplc="E68076F8">
      <w:start w:val="1"/>
      <w:numFmt w:val="decimal"/>
      <w:lvlText w:val="%3."/>
      <w:lvlJc w:val="left"/>
      <w:pPr>
        <w:ind w:left="1440" w:hanging="360"/>
      </w:pPr>
    </w:lvl>
    <w:lvl w:ilvl="3" w:tplc="72B65116">
      <w:start w:val="1"/>
      <w:numFmt w:val="decimal"/>
      <w:lvlText w:val="%4."/>
      <w:lvlJc w:val="left"/>
      <w:pPr>
        <w:ind w:left="1440" w:hanging="360"/>
      </w:pPr>
    </w:lvl>
    <w:lvl w:ilvl="4" w:tplc="410CC626">
      <w:start w:val="1"/>
      <w:numFmt w:val="decimal"/>
      <w:lvlText w:val="%5."/>
      <w:lvlJc w:val="left"/>
      <w:pPr>
        <w:ind w:left="1440" w:hanging="360"/>
      </w:pPr>
    </w:lvl>
    <w:lvl w:ilvl="5" w:tplc="1368D75C">
      <w:start w:val="1"/>
      <w:numFmt w:val="decimal"/>
      <w:lvlText w:val="%6."/>
      <w:lvlJc w:val="left"/>
      <w:pPr>
        <w:ind w:left="1440" w:hanging="360"/>
      </w:pPr>
    </w:lvl>
    <w:lvl w:ilvl="6" w:tplc="7AF6AA38">
      <w:start w:val="1"/>
      <w:numFmt w:val="decimal"/>
      <w:lvlText w:val="%7."/>
      <w:lvlJc w:val="left"/>
      <w:pPr>
        <w:ind w:left="1440" w:hanging="360"/>
      </w:pPr>
    </w:lvl>
    <w:lvl w:ilvl="7" w:tplc="D9820FB4">
      <w:start w:val="1"/>
      <w:numFmt w:val="decimal"/>
      <w:lvlText w:val="%8."/>
      <w:lvlJc w:val="left"/>
      <w:pPr>
        <w:ind w:left="1440" w:hanging="360"/>
      </w:pPr>
    </w:lvl>
    <w:lvl w:ilvl="8" w:tplc="AF1C4270">
      <w:start w:val="1"/>
      <w:numFmt w:val="decimal"/>
      <w:lvlText w:val="%9."/>
      <w:lvlJc w:val="left"/>
      <w:pPr>
        <w:ind w:left="1440" w:hanging="360"/>
      </w:pPr>
    </w:lvl>
  </w:abstractNum>
  <w:abstractNum w:abstractNumId="4" w15:restartNumberingAfterBreak="0">
    <w:nsid w:val="101E1016"/>
    <w:multiLevelType w:val="hybridMultilevel"/>
    <w:tmpl w:val="DB9EF7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23D51C4"/>
    <w:multiLevelType w:val="multilevel"/>
    <w:tmpl w:val="33A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6954"/>
    <w:multiLevelType w:val="hybridMultilevel"/>
    <w:tmpl w:val="5ADC1A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E42D62"/>
    <w:multiLevelType w:val="hybridMultilevel"/>
    <w:tmpl w:val="9E40762A"/>
    <w:lvl w:ilvl="0" w:tplc="99806A36">
      <w:start w:val="1"/>
      <w:numFmt w:val="decimal"/>
      <w:lvlText w:val="%1."/>
      <w:lvlJc w:val="left"/>
      <w:pPr>
        <w:ind w:left="1440" w:hanging="360"/>
      </w:pPr>
    </w:lvl>
    <w:lvl w:ilvl="1" w:tplc="2D80EE0E">
      <w:start w:val="1"/>
      <w:numFmt w:val="decimal"/>
      <w:lvlText w:val="%2."/>
      <w:lvlJc w:val="left"/>
      <w:pPr>
        <w:ind w:left="1440" w:hanging="360"/>
      </w:pPr>
    </w:lvl>
    <w:lvl w:ilvl="2" w:tplc="328220CE">
      <w:start w:val="1"/>
      <w:numFmt w:val="decimal"/>
      <w:lvlText w:val="%3."/>
      <w:lvlJc w:val="left"/>
      <w:pPr>
        <w:ind w:left="1440" w:hanging="360"/>
      </w:pPr>
    </w:lvl>
    <w:lvl w:ilvl="3" w:tplc="EA763DD8">
      <w:start w:val="1"/>
      <w:numFmt w:val="decimal"/>
      <w:lvlText w:val="%4."/>
      <w:lvlJc w:val="left"/>
      <w:pPr>
        <w:ind w:left="1440" w:hanging="360"/>
      </w:pPr>
    </w:lvl>
    <w:lvl w:ilvl="4" w:tplc="E320E7FC">
      <w:start w:val="1"/>
      <w:numFmt w:val="decimal"/>
      <w:lvlText w:val="%5."/>
      <w:lvlJc w:val="left"/>
      <w:pPr>
        <w:ind w:left="1440" w:hanging="360"/>
      </w:pPr>
    </w:lvl>
    <w:lvl w:ilvl="5" w:tplc="57C23038">
      <w:start w:val="1"/>
      <w:numFmt w:val="decimal"/>
      <w:lvlText w:val="%6."/>
      <w:lvlJc w:val="left"/>
      <w:pPr>
        <w:ind w:left="1440" w:hanging="360"/>
      </w:pPr>
    </w:lvl>
    <w:lvl w:ilvl="6" w:tplc="5CD61362">
      <w:start w:val="1"/>
      <w:numFmt w:val="decimal"/>
      <w:lvlText w:val="%7."/>
      <w:lvlJc w:val="left"/>
      <w:pPr>
        <w:ind w:left="1440" w:hanging="360"/>
      </w:pPr>
    </w:lvl>
    <w:lvl w:ilvl="7" w:tplc="DF44C994">
      <w:start w:val="1"/>
      <w:numFmt w:val="decimal"/>
      <w:lvlText w:val="%8."/>
      <w:lvlJc w:val="left"/>
      <w:pPr>
        <w:ind w:left="1440" w:hanging="360"/>
      </w:pPr>
    </w:lvl>
    <w:lvl w:ilvl="8" w:tplc="D1D8E360">
      <w:start w:val="1"/>
      <w:numFmt w:val="decimal"/>
      <w:lvlText w:val="%9."/>
      <w:lvlJc w:val="left"/>
      <w:pPr>
        <w:ind w:left="1440" w:hanging="360"/>
      </w:pPr>
    </w:lvl>
  </w:abstractNum>
  <w:abstractNum w:abstractNumId="8" w15:restartNumberingAfterBreak="0">
    <w:nsid w:val="1B28009F"/>
    <w:multiLevelType w:val="hybridMultilevel"/>
    <w:tmpl w:val="A7B41148"/>
    <w:lvl w:ilvl="0" w:tplc="F5BA9DD6">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F095948"/>
    <w:multiLevelType w:val="hybridMultilevel"/>
    <w:tmpl w:val="9F2A9E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74A0483"/>
    <w:multiLevelType w:val="hybridMultilevel"/>
    <w:tmpl w:val="CA523AEA"/>
    <w:lvl w:ilvl="0" w:tplc="B090286A">
      <w:start w:val="2"/>
      <w:numFmt w:val="bullet"/>
      <w:lvlText w:val=""/>
      <w:lvlJc w:val="left"/>
      <w:pPr>
        <w:ind w:left="720" w:hanging="360"/>
      </w:pPr>
      <w:rPr>
        <w:rFonts w:ascii="Symbol" w:eastAsiaTheme="minorHAnsi"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FA7279C"/>
    <w:multiLevelType w:val="hybridMultilevel"/>
    <w:tmpl w:val="3E00EE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3264496"/>
    <w:multiLevelType w:val="multilevel"/>
    <w:tmpl w:val="5022BBA0"/>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43903B9"/>
    <w:multiLevelType w:val="hybridMultilevel"/>
    <w:tmpl w:val="FEDC00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5C974AC"/>
    <w:multiLevelType w:val="hybridMultilevel"/>
    <w:tmpl w:val="8ED64B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7F54E7D"/>
    <w:multiLevelType w:val="hybridMultilevel"/>
    <w:tmpl w:val="AF1C34BC"/>
    <w:lvl w:ilvl="0" w:tplc="ACE0A5A6">
      <w:numFmt w:val="bullet"/>
      <w:lvlText w:val="-"/>
      <w:lvlJc w:val="left"/>
      <w:pPr>
        <w:ind w:left="420" w:hanging="360"/>
      </w:pPr>
      <w:rPr>
        <w:rFonts w:ascii="Times New Roman" w:eastAsiaTheme="minorHAnsi" w:hAnsi="Times New Roman" w:cs="Times New Roman"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16" w15:restartNumberingAfterBreak="0">
    <w:nsid w:val="48E25CD2"/>
    <w:multiLevelType w:val="multilevel"/>
    <w:tmpl w:val="36FC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23350"/>
    <w:multiLevelType w:val="hybridMultilevel"/>
    <w:tmpl w:val="77E63E74"/>
    <w:lvl w:ilvl="0" w:tplc="7556F268">
      <w:start w:val="1"/>
      <w:numFmt w:val="decimal"/>
      <w:lvlText w:val="%1."/>
      <w:lvlJc w:val="left"/>
      <w:pPr>
        <w:ind w:left="1020" w:hanging="360"/>
      </w:pPr>
    </w:lvl>
    <w:lvl w:ilvl="1" w:tplc="3B1023AC">
      <w:start w:val="1"/>
      <w:numFmt w:val="decimal"/>
      <w:lvlText w:val="%2."/>
      <w:lvlJc w:val="left"/>
      <w:pPr>
        <w:ind w:left="1020" w:hanging="360"/>
      </w:pPr>
    </w:lvl>
    <w:lvl w:ilvl="2" w:tplc="C7D6F10E">
      <w:start w:val="1"/>
      <w:numFmt w:val="decimal"/>
      <w:lvlText w:val="%3."/>
      <w:lvlJc w:val="left"/>
      <w:pPr>
        <w:ind w:left="1020" w:hanging="360"/>
      </w:pPr>
    </w:lvl>
    <w:lvl w:ilvl="3" w:tplc="2FB46584">
      <w:start w:val="1"/>
      <w:numFmt w:val="decimal"/>
      <w:lvlText w:val="%4."/>
      <w:lvlJc w:val="left"/>
      <w:pPr>
        <w:ind w:left="1020" w:hanging="360"/>
      </w:pPr>
    </w:lvl>
    <w:lvl w:ilvl="4" w:tplc="006C707E">
      <w:start w:val="1"/>
      <w:numFmt w:val="decimal"/>
      <w:lvlText w:val="%5."/>
      <w:lvlJc w:val="left"/>
      <w:pPr>
        <w:ind w:left="1020" w:hanging="360"/>
      </w:pPr>
    </w:lvl>
    <w:lvl w:ilvl="5" w:tplc="0114AD94">
      <w:start w:val="1"/>
      <w:numFmt w:val="decimal"/>
      <w:lvlText w:val="%6."/>
      <w:lvlJc w:val="left"/>
      <w:pPr>
        <w:ind w:left="1020" w:hanging="360"/>
      </w:pPr>
    </w:lvl>
    <w:lvl w:ilvl="6" w:tplc="721E80AC">
      <w:start w:val="1"/>
      <w:numFmt w:val="decimal"/>
      <w:lvlText w:val="%7."/>
      <w:lvlJc w:val="left"/>
      <w:pPr>
        <w:ind w:left="1020" w:hanging="360"/>
      </w:pPr>
    </w:lvl>
    <w:lvl w:ilvl="7" w:tplc="D8BE88A6">
      <w:start w:val="1"/>
      <w:numFmt w:val="decimal"/>
      <w:lvlText w:val="%8."/>
      <w:lvlJc w:val="left"/>
      <w:pPr>
        <w:ind w:left="1020" w:hanging="360"/>
      </w:pPr>
    </w:lvl>
    <w:lvl w:ilvl="8" w:tplc="BDF0463A">
      <w:start w:val="1"/>
      <w:numFmt w:val="decimal"/>
      <w:lvlText w:val="%9."/>
      <w:lvlJc w:val="left"/>
      <w:pPr>
        <w:ind w:left="1020" w:hanging="360"/>
      </w:pPr>
    </w:lvl>
  </w:abstractNum>
  <w:abstractNum w:abstractNumId="18" w15:restartNumberingAfterBreak="0">
    <w:nsid w:val="61E66FE7"/>
    <w:multiLevelType w:val="multilevel"/>
    <w:tmpl w:val="71B6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02161"/>
    <w:multiLevelType w:val="hybridMultilevel"/>
    <w:tmpl w:val="5F244B1E"/>
    <w:lvl w:ilvl="0" w:tplc="B2642DDA">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341665E"/>
    <w:multiLevelType w:val="multilevel"/>
    <w:tmpl w:val="06984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2A259B"/>
    <w:multiLevelType w:val="hybridMultilevel"/>
    <w:tmpl w:val="A8484A9A"/>
    <w:lvl w:ilvl="0" w:tplc="8902A14E">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06191059">
    <w:abstractNumId w:val="5"/>
  </w:num>
  <w:num w:numId="2" w16cid:durableId="474566949">
    <w:abstractNumId w:val="11"/>
  </w:num>
  <w:num w:numId="3" w16cid:durableId="1255897385">
    <w:abstractNumId w:val="1"/>
  </w:num>
  <w:num w:numId="4" w16cid:durableId="1886720142">
    <w:abstractNumId w:val="21"/>
  </w:num>
  <w:num w:numId="5" w16cid:durableId="670714650">
    <w:abstractNumId w:val="15"/>
  </w:num>
  <w:num w:numId="6" w16cid:durableId="1325671347">
    <w:abstractNumId w:val="12"/>
  </w:num>
  <w:num w:numId="7" w16cid:durableId="2011449007">
    <w:abstractNumId w:val="19"/>
  </w:num>
  <w:num w:numId="8" w16cid:durableId="967589407">
    <w:abstractNumId w:val="8"/>
  </w:num>
  <w:num w:numId="9" w16cid:durableId="2143882715">
    <w:abstractNumId w:val="14"/>
  </w:num>
  <w:num w:numId="10" w16cid:durableId="2080864017">
    <w:abstractNumId w:val="9"/>
  </w:num>
  <w:num w:numId="11" w16cid:durableId="1746026200">
    <w:abstractNumId w:val="6"/>
  </w:num>
  <w:num w:numId="12" w16cid:durableId="1731881869">
    <w:abstractNumId w:val="10"/>
  </w:num>
  <w:num w:numId="13" w16cid:durableId="1460107240">
    <w:abstractNumId w:val="13"/>
  </w:num>
  <w:num w:numId="14" w16cid:durableId="737820215">
    <w:abstractNumId w:val="4"/>
  </w:num>
  <w:num w:numId="15" w16cid:durableId="908074472">
    <w:abstractNumId w:val="17"/>
  </w:num>
  <w:num w:numId="16" w16cid:durableId="406223965">
    <w:abstractNumId w:val="2"/>
  </w:num>
  <w:num w:numId="17" w16cid:durableId="1877348878">
    <w:abstractNumId w:val="20"/>
  </w:num>
  <w:num w:numId="18" w16cid:durableId="1183201568">
    <w:abstractNumId w:val="0"/>
  </w:num>
  <w:num w:numId="19" w16cid:durableId="2024932422">
    <w:abstractNumId w:val="18"/>
  </w:num>
  <w:num w:numId="20" w16cid:durableId="1236743329">
    <w:abstractNumId w:val="7"/>
  </w:num>
  <w:num w:numId="21" w16cid:durableId="280302522">
    <w:abstractNumId w:val="3"/>
  </w:num>
  <w:num w:numId="22" w16cid:durableId="14485416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årdmark">
    <w15:presenceInfo w15:providerId="AD" w15:userId="S::anna.gardmark@slu.se::5da02c49-2e4e-41db-af8f-110b41dbcda9"/>
  </w15:person>
  <w15:person w15:author="Jens Olsson">
    <w15:presenceInfo w15:providerId="None" w15:userId="Jens Olsson"/>
  </w15:person>
  <w15:person w15:author="Enrico Nicola Armelloni">
    <w15:presenceInfo w15:providerId="AD" w15:userId="S::enrico.armelloni@slu.se::6643312a-f239-4e28-a8ba-eb2dde7d0cec"/>
  </w15:person>
  <w15:person w15:author="Uusitalo Laura (LUKE)">
    <w15:presenceInfo w15:providerId="AD" w15:userId="S::laura.uusitalo@luke.fi::c9e6ac7c-8647-4829-97e7-518c0b7fa6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0B"/>
    <w:rsid w:val="000013E3"/>
    <w:rsid w:val="00010617"/>
    <w:rsid w:val="00014466"/>
    <w:rsid w:val="000177EA"/>
    <w:rsid w:val="00023AA8"/>
    <w:rsid w:val="000302AE"/>
    <w:rsid w:val="00031133"/>
    <w:rsid w:val="00032082"/>
    <w:rsid w:val="0003266C"/>
    <w:rsid w:val="000373C4"/>
    <w:rsid w:val="00041FEA"/>
    <w:rsid w:val="00045DA5"/>
    <w:rsid w:val="00046440"/>
    <w:rsid w:val="00052652"/>
    <w:rsid w:val="00052D6F"/>
    <w:rsid w:val="00054CE0"/>
    <w:rsid w:val="00067DED"/>
    <w:rsid w:val="00070C30"/>
    <w:rsid w:val="0007241E"/>
    <w:rsid w:val="0008045C"/>
    <w:rsid w:val="00080488"/>
    <w:rsid w:val="000804BC"/>
    <w:rsid w:val="00085CB8"/>
    <w:rsid w:val="000930E6"/>
    <w:rsid w:val="00094531"/>
    <w:rsid w:val="00095071"/>
    <w:rsid w:val="000950F5"/>
    <w:rsid w:val="00095A2A"/>
    <w:rsid w:val="000A070C"/>
    <w:rsid w:val="000A0C7B"/>
    <w:rsid w:val="000A0F09"/>
    <w:rsid w:val="000B35C5"/>
    <w:rsid w:val="000C39E7"/>
    <w:rsid w:val="000C4772"/>
    <w:rsid w:val="000D2051"/>
    <w:rsid w:val="000D3D70"/>
    <w:rsid w:val="000D7DBB"/>
    <w:rsid w:val="000E0BA9"/>
    <w:rsid w:val="000E0D01"/>
    <w:rsid w:val="000E30FC"/>
    <w:rsid w:val="000E489E"/>
    <w:rsid w:val="000F4253"/>
    <w:rsid w:val="000F59AB"/>
    <w:rsid w:val="000F5DDD"/>
    <w:rsid w:val="00101454"/>
    <w:rsid w:val="00110A20"/>
    <w:rsid w:val="001219FF"/>
    <w:rsid w:val="001306F3"/>
    <w:rsid w:val="00135658"/>
    <w:rsid w:val="00135D95"/>
    <w:rsid w:val="00136C87"/>
    <w:rsid w:val="00136F1D"/>
    <w:rsid w:val="00143DC1"/>
    <w:rsid w:val="00144771"/>
    <w:rsid w:val="00145BB4"/>
    <w:rsid w:val="00167289"/>
    <w:rsid w:val="00171841"/>
    <w:rsid w:val="001753FD"/>
    <w:rsid w:val="00175476"/>
    <w:rsid w:val="00182356"/>
    <w:rsid w:val="00186106"/>
    <w:rsid w:val="00186CBD"/>
    <w:rsid w:val="001A41A3"/>
    <w:rsid w:val="001B34EE"/>
    <w:rsid w:val="001B3661"/>
    <w:rsid w:val="001B7B26"/>
    <w:rsid w:val="001C02F3"/>
    <w:rsid w:val="001C6750"/>
    <w:rsid w:val="001D5822"/>
    <w:rsid w:val="001E71B3"/>
    <w:rsid w:val="001E7889"/>
    <w:rsid w:val="001F13C0"/>
    <w:rsid w:val="001F3073"/>
    <w:rsid w:val="00210011"/>
    <w:rsid w:val="00215116"/>
    <w:rsid w:val="00223961"/>
    <w:rsid w:val="002263F7"/>
    <w:rsid w:val="0023314D"/>
    <w:rsid w:val="00234272"/>
    <w:rsid w:val="0023651D"/>
    <w:rsid w:val="002379E7"/>
    <w:rsid w:val="00250488"/>
    <w:rsid w:val="00250B3B"/>
    <w:rsid w:val="00251100"/>
    <w:rsid w:val="002514CB"/>
    <w:rsid w:val="00257E79"/>
    <w:rsid w:val="002631DE"/>
    <w:rsid w:val="00267E3B"/>
    <w:rsid w:val="002767BD"/>
    <w:rsid w:val="00284554"/>
    <w:rsid w:val="002854CE"/>
    <w:rsid w:val="00287E80"/>
    <w:rsid w:val="00290F78"/>
    <w:rsid w:val="002947BA"/>
    <w:rsid w:val="0029751A"/>
    <w:rsid w:val="002A39A7"/>
    <w:rsid w:val="002A5F57"/>
    <w:rsid w:val="002B6239"/>
    <w:rsid w:val="002B6461"/>
    <w:rsid w:val="002B6787"/>
    <w:rsid w:val="002C018F"/>
    <w:rsid w:val="002C26BA"/>
    <w:rsid w:val="002C6CD3"/>
    <w:rsid w:val="002D7C0F"/>
    <w:rsid w:val="002D7FD8"/>
    <w:rsid w:val="002E4895"/>
    <w:rsid w:val="002E5A2F"/>
    <w:rsid w:val="002E66A4"/>
    <w:rsid w:val="002E7346"/>
    <w:rsid w:val="002F22B6"/>
    <w:rsid w:val="002F6B02"/>
    <w:rsid w:val="00301CDB"/>
    <w:rsid w:val="00301FC7"/>
    <w:rsid w:val="00310E6E"/>
    <w:rsid w:val="00325AD3"/>
    <w:rsid w:val="003275B0"/>
    <w:rsid w:val="00331ED9"/>
    <w:rsid w:val="00332113"/>
    <w:rsid w:val="0033523E"/>
    <w:rsid w:val="00354BE5"/>
    <w:rsid w:val="0035502B"/>
    <w:rsid w:val="0035656B"/>
    <w:rsid w:val="00356DAF"/>
    <w:rsid w:val="003609EB"/>
    <w:rsid w:val="003610A3"/>
    <w:rsid w:val="0036416E"/>
    <w:rsid w:val="003641C3"/>
    <w:rsid w:val="00364874"/>
    <w:rsid w:val="003651F6"/>
    <w:rsid w:val="0036625E"/>
    <w:rsid w:val="00367FBA"/>
    <w:rsid w:val="0037112B"/>
    <w:rsid w:val="0037585E"/>
    <w:rsid w:val="00384EE7"/>
    <w:rsid w:val="00387750"/>
    <w:rsid w:val="003879C6"/>
    <w:rsid w:val="003B170B"/>
    <w:rsid w:val="003B46B0"/>
    <w:rsid w:val="003B5E9C"/>
    <w:rsid w:val="003B6CE6"/>
    <w:rsid w:val="003C06BA"/>
    <w:rsid w:val="003C3DAF"/>
    <w:rsid w:val="003D1E4F"/>
    <w:rsid w:val="003D725A"/>
    <w:rsid w:val="003D75D3"/>
    <w:rsid w:val="003E04F8"/>
    <w:rsid w:val="003E427C"/>
    <w:rsid w:val="003E5C86"/>
    <w:rsid w:val="003E6D1D"/>
    <w:rsid w:val="003F2C9D"/>
    <w:rsid w:val="003F2CAB"/>
    <w:rsid w:val="003F5080"/>
    <w:rsid w:val="003F7679"/>
    <w:rsid w:val="00404BDF"/>
    <w:rsid w:val="00405934"/>
    <w:rsid w:val="00406EE7"/>
    <w:rsid w:val="00413981"/>
    <w:rsid w:val="00427FC2"/>
    <w:rsid w:val="004306BC"/>
    <w:rsid w:val="004351D7"/>
    <w:rsid w:val="0044372C"/>
    <w:rsid w:val="00445EE5"/>
    <w:rsid w:val="00447E78"/>
    <w:rsid w:val="0046223C"/>
    <w:rsid w:val="004641CF"/>
    <w:rsid w:val="004643BB"/>
    <w:rsid w:val="00465718"/>
    <w:rsid w:val="00466EF1"/>
    <w:rsid w:val="004769EA"/>
    <w:rsid w:val="0048015E"/>
    <w:rsid w:val="00482E69"/>
    <w:rsid w:val="0048362E"/>
    <w:rsid w:val="00483CA9"/>
    <w:rsid w:val="0048546F"/>
    <w:rsid w:val="004A1223"/>
    <w:rsid w:val="004B08D1"/>
    <w:rsid w:val="004B49F7"/>
    <w:rsid w:val="004B640B"/>
    <w:rsid w:val="004C0F31"/>
    <w:rsid w:val="004C3DA5"/>
    <w:rsid w:val="004D25F0"/>
    <w:rsid w:val="004D64BD"/>
    <w:rsid w:val="004D787D"/>
    <w:rsid w:val="004E73AC"/>
    <w:rsid w:val="004F058C"/>
    <w:rsid w:val="004F5934"/>
    <w:rsid w:val="004F5F23"/>
    <w:rsid w:val="004F6978"/>
    <w:rsid w:val="004F7608"/>
    <w:rsid w:val="00500111"/>
    <w:rsid w:val="005009E0"/>
    <w:rsid w:val="00505066"/>
    <w:rsid w:val="005064F3"/>
    <w:rsid w:val="00511EAE"/>
    <w:rsid w:val="005254BC"/>
    <w:rsid w:val="00526FE0"/>
    <w:rsid w:val="00531314"/>
    <w:rsid w:val="00531A0A"/>
    <w:rsid w:val="0053441A"/>
    <w:rsid w:val="005440C0"/>
    <w:rsid w:val="0054471D"/>
    <w:rsid w:val="005469B9"/>
    <w:rsid w:val="00550510"/>
    <w:rsid w:val="00553104"/>
    <w:rsid w:val="00557C53"/>
    <w:rsid w:val="0056193F"/>
    <w:rsid w:val="00562211"/>
    <w:rsid w:val="00562D68"/>
    <w:rsid w:val="00571567"/>
    <w:rsid w:val="005728F5"/>
    <w:rsid w:val="00575246"/>
    <w:rsid w:val="0057541B"/>
    <w:rsid w:val="00575B2E"/>
    <w:rsid w:val="005822D2"/>
    <w:rsid w:val="005825A9"/>
    <w:rsid w:val="00583DC5"/>
    <w:rsid w:val="0059497D"/>
    <w:rsid w:val="00597407"/>
    <w:rsid w:val="005A29A2"/>
    <w:rsid w:val="005A471D"/>
    <w:rsid w:val="005B0FEF"/>
    <w:rsid w:val="005B1431"/>
    <w:rsid w:val="005B5799"/>
    <w:rsid w:val="005B7988"/>
    <w:rsid w:val="005C0EBA"/>
    <w:rsid w:val="005C63F8"/>
    <w:rsid w:val="005C71F5"/>
    <w:rsid w:val="005C7BC3"/>
    <w:rsid w:val="005F2065"/>
    <w:rsid w:val="005F463A"/>
    <w:rsid w:val="005F4DEB"/>
    <w:rsid w:val="00606A0B"/>
    <w:rsid w:val="00611B31"/>
    <w:rsid w:val="0061548F"/>
    <w:rsid w:val="00615A4D"/>
    <w:rsid w:val="00616155"/>
    <w:rsid w:val="00616166"/>
    <w:rsid w:val="00616E0F"/>
    <w:rsid w:val="00620F6F"/>
    <w:rsid w:val="00621861"/>
    <w:rsid w:val="00622D07"/>
    <w:rsid w:val="006240B7"/>
    <w:rsid w:val="006321AD"/>
    <w:rsid w:val="0064179D"/>
    <w:rsid w:val="00642DB0"/>
    <w:rsid w:val="00644AB4"/>
    <w:rsid w:val="0065496C"/>
    <w:rsid w:val="00662427"/>
    <w:rsid w:val="00664AAB"/>
    <w:rsid w:val="006669E7"/>
    <w:rsid w:val="00670F31"/>
    <w:rsid w:val="0068012C"/>
    <w:rsid w:val="006819E6"/>
    <w:rsid w:val="006862CA"/>
    <w:rsid w:val="00686CF0"/>
    <w:rsid w:val="00697618"/>
    <w:rsid w:val="006A0698"/>
    <w:rsid w:val="006A07E6"/>
    <w:rsid w:val="006A1A6B"/>
    <w:rsid w:val="006B12EB"/>
    <w:rsid w:val="006B24B2"/>
    <w:rsid w:val="006B707F"/>
    <w:rsid w:val="006B7D77"/>
    <w:rsid w:val="006C1A3B"/>
    <w:rsid w:val="006C1DC9"/>
    <w:rsid w:val="006D4BBD"/>
    <w:rsid w:val="006F1197"/>
    <w:rsid w:val="006F72E3"/>
    <w:rsid w:val="00702A29"/>
    <w:rsid w:val="00703554"/>
    <w:rsid w:val="00703738"/>
    <w:rsid w:val="00707475"/>
    <w:rsid w:val="007125CA"/>
    <w:rsid w:val="00722B86"/>
    <w:rsid w:val="00725EA3"/>
    <w:rsid w:val="00726E19"/>
    <w:rsid w:val="00730D58"/>
    <w:rsid w:val="00734A0C"/>
    <w:rsid w:val="00735090"/>
    <w:rsid w:val="00737AA1"/>
    <w:rsid w:val="0074122C"/>
    <w:rsid w:val="00742972"/>
    <w:rsid w:val="007630FF"/>
    <w:rsid w:val="007712CF"/>
    <w:rsid w:val="007739F9"/>
    <w:rsid w:val="007771DC"/>
    <w:rsid w:val="0077761D"/>
    <w:rsid w:val="00780AA8"/>
    <w:rsid w:val="00792645"/>
    <w:rsid w:val="007B07BA"/>
    <w:rsid w:val="007B35BE"/>
    <w:rsid w:val="007B4DBB"/>
    <w:rsid w:val="007B7A04"/>
    <w:rsid w:val="007C0A51"/>
    <w:rsid w:val="007C195E"/>
    <w:rsid w:val="007C1E45"/>
    <w:rsid w:val="007C66E6"/>
    <w:rsid w:val="007D3A94"/>
    <w:rsid w:val="007E317F"/>
    <w:rsid w:val="007E3CF2"/>
    <w:rsid w:val="007E798C"/>
    <w:rsid w:val="007E7F5F"/>
    <w:rsid w:val="007F46A2"/>
    <w:rsid w:val="0080648F"/>
    <w:rsid w:val="00811BB5"/>
    <w:rsid w:val="0081224E"/>
    <w:rsid w:val="00812F1B"/>
    <w:rsid w:val="00812F77"/>
    <w:rsid w:val="00813BF2"/>
    <w:rsid w:val="00814581"/>
    <w:rsid w:val="008146DC"/>
    <w:rsid w:val="00817B3C"/>
    <w:rsid w:val="00822D69"/>
    <w:rsid w:val="008261AC"/>
    <w:rsid w:val="00831397"/>
    <w:rsid w:val="00841DC8"/>
    <w:rsid w:val="00842569"/>
    <w:rsid w:val="00844DA6"/>
    <w:rsid w:val="0084514B"/>
    <w:rsid w:val="00851453"/>
    <w:rsid w:val="00854516"/>
    <w:rsid w:val="00856380"/>
    <w:rsid w:val="0086105B"/>
    <w:rsid w:val="00875100"/>
    <w:rsid w:val="00886BF5"/>
    <w:rsid w:val="00886E1B"/>
    <w:rsid w:val="008905C6"/>
    <w:rsid w:val="00890B6F"/>
    <w:rsid w:val="00891153"/>
    <w:rsid w:val="008942E6"/>
    <w:rsid w:val="008A1D85"/>
    <w:rsid w:val="008A405E"/>
    <w:rsid w:val="008A548B"/>
    <w:rsid w:val="008A7D0C"/>
    <w:rsid w:val="008B51BD"/>
    <w:rsid w:val="008B7976"/>
    <w:rsid w:val="008C19EF"/>
    <w:rsid w:val="008C228E"/>
    <w:rsid w:val="008D0E5A"/>
    <w:rsid w:val="008D1494"/>
    <w:rsid w:val="008D7A19"/>
    <w:rsid w:val="008E1B89"/>
    <w:rsid w:val="008F10B4"/>
    <w:rsid w:val="008F2F05"/>
    <w:rsid w:val="008F2FF4"/>
    <w:rsid w:val="008F38B3"/>
    <w:rsid w:val="008F3A8D"/>
    <w:rsid w:val="00903A2A"/>
    <w:rsid w:val="00903F05"/>
    <w:rsid w:val="009072B0"/>
    <w:rsid w:val="0090730E"/>
    <w:rsid w:val="009100ED"/>
    <w:rsid w:val="009103FA"/>
    <w:rsid w:val="009157E7"/>
    <w:rsid w:val="0092452C"/>
    <w:rsid w:val="00925401"/>
    <w:rsid w:val="009351D7"/>
    <w:rsid w:val="00944654"/>
    <w:rsid w:val="009517DD"/>
    <w:rsid w:val="009678EF"/>
    <w:rsid w:val="0097646A"/>
    <w:rsid w:val="00987005"/>
    <w:rsid w:val="00990AF8"/>
    <w:rsid w:val="00997C3A"/>
    <w:rsid w:val="009A0C1D"/>
    <w:rsid w:val="009A635A"/>
    <w:rsid w:val="009B1618"/>
    <w:rsid w:val="009B30D7"/>
    <w:rsid w:val="009B43E1"/>
    <w:rsid w:val="009B5E5E"/>
    <w:rsid w:val="009D1357"/>
    <w:rsid w:val="009D7B5D"/>
    <w:rsid w:val="009F348C"/>
    <w:rsid w:val="00A01942"/>
    <w:rsid w:val="00A01CEA"/>
    <w:rsid w:val="00A03A9C"/>
    <w:rsid w:val="00A03F25"/>
    <w:rsid w:val="00A13B7B"/>
    <w:rsid w:val="00A16352"/>
    <w:rsid w:val="00A16FF3"/>
    <w:rsid w:val="00A220A4"/>
    <w:rsid w:val="00A2235A"/>
    <w:rsid w:val="00A253E1"/>
    <w:rsid w:val="00A27DFD"/>
    <w:rsid w:val="00A402E6"/>
    <w:rsid w:val="00A42771"/>
    <w:rsid w:val="00A43C4A"/>
    <w:rsid w:val="00A44DE0"/>
    <w:rsid w:val="00A45927"/>
    <w:rsid w:val="00A4700A"/>
    <w:rsid w:val="00A5044A"/>
    <w:rsid w:val="00A5289C"/>
    <w:rsid w:val="00A53A41"/>
    <w:rsid w:val="00A6113C"/>
    <w:rsid w:val="00A7054F"/>
    <w:rsid w:val="00A7636D"/>
    <w:rsid w:val="00A82F80"/>
    <w:rsid w:val="00A84DAB"/>
    <w:rsid w:val="00A86F90"/>
    <w:rsid w:val="00AA4803"/>
    <w:rsid w:val="00AA7FDE"/>
    <w:rsid w:val="00AB218B"/>
    <w:rsid w:val="00AC6DF7"/>
    <w:rsid w:val="00AD37EF"/>
    <w:rsid w:val="00AD6AAE"/>
    <w:rsid w:val="00AE3820"/>
    <w:rsid w:val="00AE4AB5"/>
    <w:rsid w:val="00AE696B"/>
    <w:rsid w:val="00AF04FD"/>
    <w:rsid w:val="00B015FC"/>
    <w:rsid w:val="00B0726A"/>
    <w:rsid w:val="00B07D7E"/>
    <w:rsid w:val="00B15809"/>
    <w:rsid w:val="00B1626E"/>
    <w:rsid w:val="00B20F14"/>
    <w:rsid w:val="00B23068"/>
    <w:rsid w:val="00B26DAD"/>
    <w:rsid w:val="00B33529"/>
    <w:rsid w:val="00B34B2D"/>
    <w:rsid w:val="00B45EEE"/>
    <w:rsid w:val="00B463C9"/>
    <w:rsid w:val="00B647AB"/>
    <w:rsid w:val="00B653B2"/>
    <w:rsid w:val="00B7281A"/>
    <w:rsid w:val="00B750FA"/>
    <w:rsid w:val="00B75CAD"/>
    <w:rsid w:val="00B84605"/>
    <w:rsid w:val="00B85152"/>
    <w:rsid w:val="00B91E70"/>
    <w:rsid w:val="00B94ED2"/>
    <w:rsid w:val="00BA1127"/>
    <w:rsid w:val="00BA1396"/>
    <w:rsid w:val="00BA3479"/>
    <w:rsid w:val="00BA3914"/>
    <w:rsid w:val="00BA70C8"/>
    <w:rsid w:val="00BB4F33"/>
    <w:rsid w:val="00BB6779"/>
    <w:rsid w:val="00BB6A1F"/>
    <w:rsid w:val="00BB7C59"/>
    <w:rsid w:val="00BC6CA2"/>
    <w:rsid w:val="00BD185B"/>
    <w:rsid w:val="00BD3E39"/>
    <w:rsid w:val="00BD41E8"/>
    <w:rsid w:val="00BD6220"/>
    <w:rsid w:val="00BD7623"/>
    <w:rsid w:val="00BE30B9"/>
    <w:rsid w:val="00BE3BA6"/>
    <w:rsid w:val="00BE448B"/>
    <w:rsid w:val="00BF4172"/>
    <w:rsid w:val="00C014F3"/>
    <w:rsid w:val="00C10E49"/>
    <w:rsid w:val="00C110AB"/>
    <w:rsid w:val="00C1248E"/>
    <w:rsid w:val="00C170C6"/>
    <w:rsid w:val="00C22E52"/>
    <w:rsid w:val="00C23CA4"/>
    <w:rsid w:val="00C25BD0"/>
    <w:rsid w:val="00C27F24"/>
    <w:rsid w:val="00C46257"/>
    <w:rsid w:val="00C50643"/>
    <w:rsid w:val="00C54425"/>
    <w:rsid w:val="00C55540"/>
    <w:rsid w:val="00C57A35"/>
    <w:rsid w:val="00C60845"/>
    <w:rsid w:val="00C621C2"/>
    <w:rsid w:val="00C63228"/>
    <w:rsid w:val="00C6384F"/>
    <w:rsid w:val="00C64278"/>
    <w:rsid w:val="00C76AFE"/>
    <w:rsid w:val="00C93702"/>
    <w:rsid w:val="00C9716B"/>
    <w:rsid w:val="00CB0980"/>
    <w:rsid w:val="00CB5341"/>
    <w:rsid w:val="00CC0D1E"/>
    <w:rsid w:val="00CC11D8"/>
    <w:rsid w:val="00CC71CF"/>
    <w:rsid w:val="00CD15AD"/>
    <w:rsid w:val="00CE098A"/>
    <w:rsid w:val="00CE4B08"/>
    <w:rsid w:val="00CF00FF"/>
    <w:rsid w:val="00CF5DBB"/>
    <w:rsid w:val="00D04069"/>
    <w:rsid w:val="00D0429D"/>
    <w:rsid w:val="00D07D41"/>
    <w:rsid w:val="00D11BE2"/>
    <w:rsid w:val="00D15498"/>
    <w:rsid w:val="00D16C0E"/>
    <w:rsid w:val="00D175A9"/>
    <w:rsid w:val="00D237C6"/>
    <w:rsid w:val="00D25565"/>
    <w:rsid w:val="00D31D51"/>
    <w:rsid w:val="00D3214B"/>
    <w:rsid w:val="00D343C2"/>
    <w:rsid w:val="00D34BAB"/>
    <w:rsid w:val="00D405CA"/>
    <w:rsid w:val="00D434FD"/>
    <w:rsid w:val="00D45580"/>
    <w:rsid w:val="00D507BD"/>
    <w:rsid w:val="00D56033"/>
    <w:rsid w:val="00D649AC"/>
    <w:rsid w:val="00D64A5E"/>
    <w:rsid w:val="00D8000A"/>
    <w:rsid w:val="00D90BC5"/>
    <w:rsid w:val="00D954DB"/>
    <w:rsid w:val="00D96F0E"/>
    <w:rsid w:val="00DA2F21"/>
    <w:rsid w:val="00DA7654"/>
    <w:rsid w:val="00DB09EF"/>
    <w:rsid w:val="00DB6FAD"/>
    <w:rsid w:val="00DC1E8F"/>
    <w:rsid w:val="00DC636D"/>
    <w:rsid w:val="00DC6A96"/>
    <w:rsid w:val="00DC7A82"/>
    <w:rsid w:val="00DE031C"/>
    <w:rsid w:val="00DE27FE"/>
    <w:rsid w:val="00DE52E8"/>
    <w:rsid w:val="00DF0493"/>
    <w:rsid w:val="00DF0E50"/>
    <w:rsid w:val="00DF4132"/>
    <w:rsid w:val="00DF55D7"/>
    <w:rsid w:val="00E03173"/>
    <w:rsid w:val="00E04C7D"/>
    <w:rsid w:val="00E10FD1"/>
    <w:rsid w:val="00E15EAC"/>
    <w:rsid w:val="00E178B1"/>
    <w:rsid w:val="00E22749"/>
    <w:rsid w:val="00E25E35"/>
    <w:rsid w:val="00E33197"/>
    <w:rsid w:val="00E37176"/>
    <w:rsid w:val="00E46583"/>
    <w:rsid w:val="00E5487D"/>
    <w:rsid w:val="00E57B06"/>
    <w:rsid w:val="00E73067"/>
    <w:rsid w:val="00E7465C"/>
    <w:rsid w:val="00E765BF"/>
    <w:rsid w:val="00E815EE"/>
    <w:rsid w:val="00E83620"/>
    <w:rsid w:val="00E865B6"/>
    <w:rsid w:val="00E87A07"/>
    <w:rsid w:val="00E9395C"/>
    <w:rsid w:val="00E9716F"/>
    <w:rsid w:val="00E97401"/>
    <w:rsid w:val="00EA2EE6"/>
    <w:rsid w:val="00EA3402"/>
    <w:rsid w:val="00EA75DA"/>
    <w:rsid w:val="00EA77AF"/>
    <w:rsid w:val="00EC0AEE"/>
    <w:rsid w:val="00EC601C"/>
    <w:rsid w:val="00ED127B"/>
    <w:rsid w:val="00ED36A4"/>
    <w:rsid w:val="00ED5173"/>
    <w:rsid w:val="00ED6B3E"/>
    <w:rsid w:val="00EE0826"/>
    <w:rsid w:val="00EE3019"/>
    <w:rsid w:val="00EE321D"/>
    <w:rsid w:val="00EE7ED5"/>
    <w:rsid w:val="00EF10B8"/>
    <w:rsid w:val="00EF4071"/>
    <w:rsid w:val="00EF60B2"/>
    <w:rsid w:val="00EF63F6"/>
    <w:rsid w:val="00EF6E74"/>
    <w:rsid w:val="00F00DE9"/>
    <w:rsid w:val="00F07958"/>
    <w:rsid w:val="00F12F83"/>
    <w:rsid w:val="00F20AA4"/>
    <w:rsid w:val="00F215F7"/>
    <w:rsid w:val="00F22F4B"/>
    <w:rsid w:val="00F259DD"/>
    <w:rsid w:val="00F31138"/>
    <w:rsid w:val="00F42AF7"/>
    <w:rsid w:val="00F50962"/>
    <w:rsid w:val="00F534CE"/>
    <w:rsid w:val="00F602BB"/>
    <w:rsid w:val="00F626C4"/>
    <w:rsid w:val="00F659D2"/>
    <w:rsid w:val="00F6653C"/>
    <w:rsid w:val="00F66F3C"/>
    <w:rsid w:val="00F71E55"/>
    <w:rsid w:val="00F729CC"/>
    <w:rsid w:val="00F80EFC"/>
    <w:rsid w:val="00F913E5"/>
    <w:rsid w:val="00F92FE0"/>
    <w:rsid w:val="00F945E4"/>
    <w:rsid w:val="00F947CF"/>
    <w:rsid w:val="00FA2D61"/>
    <w:rsid w:val="00FC0223"/>
    <w:rsid w:val="00FD2E24"/>
    <w:rsid w:val="00FD48C3"/>
    <w:rsid w:val="00FD600F"/>
    <w:rsid w:val="00FD7AB0"/>
    <w:rsid w:val="00FE13C8"/>
    <w:rsid w:val="00FE379A"/>
    <w:rsid w:val="00FE4F1E"/>
    <w:rsid w:val="00FE7284"/>
    <w:rsid w:val="00FF5F3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724E"/>
  <w15:chartTrackingRefBased/>
  <w15:docId w15:val="{E682D641-1924-4D38-B729-88099972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0B"/>
    <w:rPr>
      <w:rFonts w:eastAsiaTheme="majorEastAsia" w:cstheme="majorBidi"/>
      <w:color w:val="272727" w:themeColor="text1" w:themeTint="D8"/>
    </w:rPr>
  </w:style>
  <w:style w:type="paragraph" w:styleId="Title">
    <w:name w:val="Title"/>
    <w:basedOn w:val="Normal"/>
    <w:next w:val="Normal"/>
    <w:link w:val="TitleChar"/>
    <w:uiPriority w:val="10"/>
    <w:qFormat/>
    <w:rsid w:val="0060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0B"/>
    <w:pPr>
      <w:spacing w:before="160"/>
      <w:jc w:val="center"/>
    </w:pPr>
    <w:rPr>
      <w:i/>
      <w:iCs/>
      <w:color w:val="404040" w:themeColor="text1" w:themeTint="BF"/>
    </w:rPr>
  </w:style>
  <w:style w:type="character" w:customStyle="1" w:styleId="QuoteChar">
    <w:name w:val="Quote Char"/>
    <w:basedOn w:val="DefaultParagraphFont"/>
    <w:link w:val="Quote"/>
    <w:uiPriority w:val="29"/>
    <w:rsid w:val="00606A0B"/>
    <w:rPr>
      <w:i/>
      <w:iCs/>
      <w:color w:val="404040" w:themeColor="text1" w:themeTint="BF"/>
    </w:rPr>
  </w:style>
  <w:style w:type="paragraph" w:styleId="ListParagraph">
    <w:name w:val="List Paragraph"/>
    <w:basedOn w:val="Normal"/>
    <w:uiPriority w:val="34"/>
    <w:qFormat/>
    <w:rsid w:val="00606A0B"/>
    <w:pPr>
      <w:ind w:left="720"/>
      <w:contextualSpacing/>
    </w:pPr>
  </w:style>
  <w:style w:type="character" w:styleId="IntenseEmphasis">
    <w:name w:val="Intense Emphasis"/>
    <w:basedOn w:val="DefaultParagraphFont"/>
    <w:uiPriority w:val="21"/>
    <w:qFormat/>
    <w:rsid w:val="00606A0B"/>
    <w:rPr>
      <w:i/>
      <w:iCs/>
      <w:color w:val="0F4761" w:themeColor="accent1" w:themeShade="BF"/>
    </w:rPr>
  </w:style>
  <w:style w:type="paragraph" w:styleId="IntenseQuote">
    <w:name w:val="Intense Quote"/>
    <w:basedOn w:val="Normal"/>
    <w:next w:val="Normal"/>
    <w:link w:val="IntenseQuoteChar"/>
    <w:uiPriority w:val="30"/>
    <w:qFormat/>
    <w:rsid w:val="00606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0B"/>
    <w:rPr>
      <w:i/>
      <w:iCs/>
      <w:color w:val="0F4761" w:themeColor="accent1" w:themeShade="BF"/>
    </w:rPr>
  </w:style>
  <w:style w:type="character" w:styleId="IntenseReference">
    <w:name w:val="Intense Reference"/>
    <w:basedOn w:val="DefaultParagraphFont"/>
    <w:uiPriority w:val="32"/>
    <w:qFormat/>
    <w:rsid w:val="00606A0B"/>
    <w:rPr>
      <w:b/>
      <w:bCs/>
      <w:smallCaps/>
      <w:color w:val="0F4761" w:themeColor="accent1" w:themeShade="BF"/>
      <w:spacing w:val="5"/>
    </w:rPr>
  </w:style>
  <w:style w:type="character" w:styleId="Hyperlink">
    <w:name w:val="Hyperlink"/>
    <w:basedOn w:val="DefaultParagraphFont"/>
    <w:uiPriority w:val="99"/>
    <w:unhideWhenUsed/>
    <w:rsid w:val="00817B3C"/>
    <w:rPr>
      <w:color w:val="467886" w:themeColor="hyperlink"/>
      <w:u w:val="single"/>
    </w:rPr>
  </w:style>
  <w:style w:type="character" w:styleId="UnresolvedMention">
    <w:name w:val="Unresolved Mention"/>
    <w:basedOn w:val="DefaultParagraphFont"/>
    <w:uiPriority w:val="99"/>
    <w:semiHidden/>
    <w:unhideWhenUsed/>
    <w:rsid w:val="00817B3C"/>
    <w:rPr>
      <w:color w:val="605E5C"/>
      <w:shd w:val="clear" w:color="auto" w:fill="E1DFDD"/>
    </w:rPr>
  </w:style>
  <w:style w:type="paragraph" w:styleId="Bibliography">
    <w:name w:val="Bibliography"/>
    <w:basedOn w:val="Normal"/>
    <w:next w:val="Normal"/>
    <w:uiPriority w:val="37"/>
    <w:unhideWhenUsed/>
    <w:rsid w:val="00DA2F21"/>
    <w:pPr>
      <w:spacing w:after="0" w:line="480" w:lineRule="auto"/>
      <w:ind w:left="720" w:hanging="720"/>
    </w:pPr>
  </w:style>
  <w:style w:type="character" w:styleId="CommentReference">
    <w:name w:val="annotation reference"/>
    <w:basedOn w:val="DefaultParagraphFont"/>
    <w:uiPriority w:val="99"/>
    <w:semiHidden/>
    <w:unhideWhenUsed/>
    <w:rsid w:val="005440C0"/>
    <w:rPr>
      <w:sz w:val="16"/>
      <w:szCs w:val="16"/>
    </w:rPr>
  </w:style>
  <w:style w:type="paragraph" w:styleId="CommentText">
    <w:name w:val="annotation text"/>
    <w:basedOn w:val="Normal"/>
    <w:link w:val="CommentTextChar"/>
    <w:uiPriority w:val="99"/>
    <w:unhideWhenUsed/>
    <w:rsid w:val="005440C0"/>
    <w:pPr>
      <w:spacing w:line="240" w:lineRule="auto"/>
    </w:pPr>
    <w:rPr>
      <w:sz w:val="20"/>
      <w:szCs w:val="20"/>
    </w:rPr>
  </w:style>
  <w:style w:type="character" w:customStyle="1" w:styleId="CommentTextChar">
    <w:name w:val="Comment Text Char"/>
    <w:basedOn w:val="DefaultParagraphFont"/>
    <w:link w:val="CommentText"/>
    <w:uiPriority w:val="99"/>
    <w:rsid w:val="005440C0"/>
    <w:rPr>
      <w:sz w:val="20"/>
      <w:szCs w:val="20"/>
    </w:rPr>
  </w:style>
  <w:style w:type="paragraph" w:styleId="CommentSubject">
    <w:name w:val="annotation subject"/>
    <w:basedOn w:val="CommentText"/>
    <w:next w:val="CommentText"/>
    <w:link w:val="CommentSubjectChar"/>
    <w:uiPriority w:val="99"/>
    <w:semiHidden/>
    <w:unhideWhenUsed/>
    <w:rsid w:val="005440C0"/>
    <w:rPr>
      <w:b/>
      <w:bCs/>
    </w:rPr>
  </w:style>
  <w:style w:type="character" w:customStyle="1" w:styleId="CommentSubjectChar">
    <w:name w:val="Comment Subject Char"/>
    <w:basedOn w:val="CommentTextChar"/>
    <w:link w:val="CommentSubject"/>
    <w:uiPriority w:val="99"/>
    <w:semiHidden/>
    <w:rsid w:val="005440C0"/>
    <w:rPr>
      <w:b/>
      <w:bCs/>
      <w:sz w:val="20"/>
      <w:szCs w:val="20"/>
    </w:rPr>
  </w:style>
  <w:style w:type="table" w:styleId="TableGrid">
    <w:name w:val="Table Grid"/>
    <w:basedOn w:val="TableNormal"/>
    <w:uiPriority w:val="39"/>
    <w:rsid w:val="00D17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4F1E"/>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B623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6239"/>
    <w:rPr>
      <w:rFonts w:ascii="Consolas" w:hAnsi="Consolas"/>
      <w:sz w:val="20"/>
      <w:szCs w:val="20"/>
    </w:rPr>
  </w:style>
  <w:style w:type="paragraph" w:styleId="Revision">
    <w:name w:val="Revision"/>
    <w:hidden/>
    <w:uiPriority w:val="99"/>
    <w:semiHidden/>
    <w:rsid w:val="005B0F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pii/S0304380006006089" TargetMode="External"/><Relationship Id="rId1" Type="http://schemas.openxmlformats.org/officeDocument/2006/relationships/hyperlink" Target="https://academic.oup.com/ieam/article/17/1/62/772718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0ACB2C81AD4743809B972DF973B7AA" ma:contentTypeVersion="1" ma:contentTypeDescription="Skapa ett nytt dokument." ma:contentTypeScope="" ma:versionID="4370cf972d5e280bd6c8bc0724467983">
  <xsd:schema xmlns:xsd="http://www.w3.org/2001/XMLSchema" xmlns:xs="http://www.w3.org/2001/XMLSchema" xmlns:p="http://schemas.microsoft.com/office/2006/metadata/properties" xmlns:ns3="dda1c7bb-5cd5-4f4d-a03a-080d7b183afa" targetNamespace="http://schemas.microsoft.com/office/2006/metadata/properties" ma:root="true" ma:fieldsID="3b57f7c398e7c935da4527c9fed3f7d4" ns3:_="">
    <xsd:import namespace="dda1c7bb-5cd5-4f4d-a03a-080d7b183a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a1c7bb-5cd5-4f4d-a03a-080d7b183a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D5CD10-1235-48CF-A706-8E89B02D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a1c7bb-5cd5-4f4d-a03a-080d7b183a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A5E147-AE00-4405-A554-47F80D85025D}">
  <ds:schemaRefs>
    <ds:schemaRef ds:uri="http://schemas.openxmlformats.org/officeDocument/2006/bibliography"/>
  </ds:schemaRefs>
</ds:datastoreItem>
</file>

<file path=customXml/itemProps3.xml><?xml version="1.0" encoding="utf-8"?>
<ds:datastoreItem xmlns:ds="http://schemas.openxmlformats.org/officeDocument/2006/customXml" ds:itemID="{C0848C17-BD39-4F37-8D1B-01CEBA0E5D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66DBEB-0C89-4040-90F8-487324DC18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27</Pages>
  <Words>52863</Words>
  <Characters>280174</Characters>
  <Application>Microsoft Office Word</Application>
  <DocSecurity>0</DocSecurity>
  <Lines>2334</Lines>
  <Paragraphs>664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332373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112</cp:revision>
  <dcterms:created xsi:type="dcterms:W3CDTF">2025-12-05T09:50:00Z</dcterms:created>
  <dcterms:modified xsi:type="dcterms:W3CDTF">2025-12-12T16:10:00Z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id="wxk7QrzF"/&gt;&lt;style id="http://www.zotero.org/styles/apa" locale="en-GB" hasBibliography="1" bibliographyStyleHasBeenSet="1"/&gt;&lt;prefs&gt;&lt;pref name="fieldType" value="Field"/&gt;&lt;/prefs&gt;&lt;/data&gt;</vt:lpwstr>
  </property>
  <property fmtid="{D5CDD505-2E9C-101B-9397-08002B2CF9AE}" pid="3" name="ContentTypeId">
    <vt:lpwstr>0x0101002B0ACB2C81AD4743809B972DF973B7AA</vt:lpwstr>
  </property>
</Properties>
</file>