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4E014" w14:textId="0CF147DA" w:rsidR="00895A6C" w:rsidRDefault="00895A6C" w:rsidP="003E1C46">
      <w:pPr>
        <w:rPr>
          <w:rFonts w:ascii="Times New Roman" w:hAnsi="Times New Roman" w:cs="Times New Roman"/>
          <w:b/>
          <w:bCs/>
          <w:sz w:val="28"/>
          <w:szCs w:val="28"/>
        </w:rPr>
      </w:pPr>
      <w:r>
        <w:rPr>
          <w:rFonts w:ascii="Times New Roman" w:hAnsi="Times New Roman" w:cs="Times New Roman"/>
          <w:b/>
          <w:bCs/>
          <w:sz w:val="28"/>
          <w:szCs w:val="28"/>
        </w:rPr>
        <w:t xml:space="preserve">Supplementary Materials </w:t>
      </w:r>
      <w:r w:rsidR="004A309D">
        <w:rPr>
          <w:rFonts w:ascii="Times New Roman" w:hAnsi="Times New Roman" w:cs="Times New Roman"/>
          <w:b/>
          <w:bCs/>
          <w:sz w:val="28"/>
          <w:szCs w:val="28"/>
        </w:rPr>
        <w:t xml:space="preserve">- </w:t>
      </w:r>
      <w:ins w:id="0" w:author="Enrico Nicola Armelloni" w:date="2025-11-10T11:47:00Z" w16du:dateUtc="2025-11-10T10:47:00Z">
        <w:r w:rsidR="007E02A8">
          <w:rPr>
            <w:rFonts w:ascii="Times New Roman" w:hAnsi="Times New Roman" w:cs="Times New Roman"/>
            <w:b/>
            <w:bCs/>
            <w:sz w:val="28"/>
            <w:szCs w:val="28"/>
          </w:rPr>
          <w:t>A2</w:t>
        </w:r>
      </w:ins>
      <w:del w:id="1" w:author="Enrico Nicola Armelloni" w:date="2025-11-10T11:47:00Z" w16du:dateUtc="2025-11-10T10:47:00Z">
        <w:r w:rsidR="004A309D" w:rsidDel="007E02A8">
          <w:rPr>
            <w:rFonts w:ascii="Times New Roman" w:hAnsi="Times New Roman" w:cs="Times New Roman"/>
            <w:b/>
            <w:bCs/>
            <w:sz w:val="28"/>
            <w:szCs w:val="28"/>
          </w:rPr>
          <w:delText>B</w:delText>
        </w:r>
      </w:del>
    </w:p>
    <w:sdt>
      <w:sdtPr>
        <w:rPr>
          <w:rFonts w:asciiTheme="minorHAnsi" w:eastAsiaTheme="minorHAnsi" w:hAnsiTheme="minorHAnsi" w:cstheme="minorBidi"/>
          <w:color w:val="auto"/>
          <w:kern w:val="2"/>
          <w:sz w:val="24"/>
          <w:szCs w:val="24"/>
          <w:lang w:val="en-GB" w:eastAsia="en-US"/>
          <w14:ligatures w14:val="standardContextual"/>
        </w:rPr>
        <w:id w:val="1899782856"/>
        <w:docPartObj>
          <w:docPartGallery w:val="Table of Contents"/>
          <w:docPartUnique/>
        </w:docPartObj>
      </w:sdtPr>
      <w:sdtEndPr>
        <w:rPr>
          <w:b/>
          <w:bCs/>
        </w:rPr>
      </w:sdtEndPr>
      <w:sdtContent>
        <w:p w14:paraId="35671441" w14:textId="0A1EFC67" w:rsidR="00895A6C" w:rsidRDefault="00895A6C">
          <w:pPr>
            <w:pStyle w:val="TOCHeading"/>
          </w:pPr>
          <w:r>
            <w:rPr>
              <w:lang w:val="en-GB"/>
            </w:rPr>
            <w:t>Contents</w:t>
          </w:r>
        </w:p>
        <w:p w14:paraId="066426C7" w14:textId="7A7C2962" w:rsidR="00910D20" w:rsidRDefault="00895A6C">
          <w:pPr>
            <w:pStyle w:val="TOC1"/>
            <w:tabs>
              <w:tab w:val="right" w:leader="dot" w:pos="9062"/>
            </w:tabs>
            <w:rPr>
              <w:rFonts w:eastAsiaTheme="minorEastAsia"/>
              <w:noProof/>
              <w:lang w:val="sv-SE" w:eastAsia="sv-SE"/>
            </w:rPr>
          </w:pPr>
          <w:r>
            <w:fldChar w:fldCharType="begin"/>
          </w:r>
          <w:r>
            <w:instrText xml:space="preserve"> TOC \o "1-3" \h \z \u </w:instrText>
          </w:r>
          <w:r>
            <w:fldChar w:fldCharType="separate"/>
          </w:r>
          <w:hyperlink w:anchor="_Toc212994897" w:history="1">
            <w:r w:rsidR="00910D20" w:rsidRPr="00281D17">
              <w:rPr>
                <w:rStyle w:val="Hyperlink"/>
                <w:rFonts w:ascii="Times New Roman" w:hAnsi="Times New Roman" w:cs="Times New Roman"/>
                <w:b/>
                <w:bCs/>
                <w:noProof/>
              </w:rPr>
              <w:t>Methods used to fill CPTs</w:t>
            </w:r>
            <w:r w:rsidR="00910D20">
              <w:rPr>
                <w:noProof/>
                <w:webHidden/>
              </w:rPr>
              <w:tab/>
            </w:r>
            <w:r w:rsidR="00910D20">
              <w:rPr>
                <w:noProof/>
                <w:webHidden/>
              </w:rPr>
              <w:fldChar w:fldCharType="begin"/>
            </w:r>
            <w:r w:rsidR="00910D20">
              <w:rPr>
                <w:noProof/>
                <w:webHidden/>
              </w:rPr>
              <w:instrText xml:space="preserve"> PAGEREF _Toc212994897 \h </w:instrText>
            </w:r>
            <w:r w:rsidR="00910D20">
              <w:rPr>
                <w:noProof/>
                <w:webHidden/>
              </w:rPr>
            </w:r>
            <w:r w:rsidR="00910D20">
              <w:rPr>
                <w:noProof/>
                <w:webHidden/>
              </w:rPr>
              <w:fldChar w:fldCharType="separate"/>
            </w:r>
            <w:r w:rsidR="00910D20">
              <w:rPr>
                <w:noProof/>
                <w:webHidden/>
              </w:rPr>
              <w:t>1</w:t>
            </w:r>
            <w:r w:rsidR="00910D20">
              <w:rPr>
                <w:noProof/>
                <w:webHidden/>
              </w:rPr>
              <w:fldChar w:fldCharType="end"/>
            </w:r>
          </w:hyperlink>
        </w:p>
        <w:p w14:paraId="4B304887" w14:textId="7A1B556E" w:rsidR="00910D20" w:rsidRDefault="00910D20">
          <w:pPr>
            <w:pStyle w:val="TOC1"/>
            <w:tabs>
              <w:tab w:val="right" w:leader="dot" w:pos="9062"/>
            </w:tabs>
            <w:rPr>
              <w:rFonts w:eastAsiaTheme="minorEastAsia"/>
              <w:noProof/>
              <w:lang w:val="sv-SE" w:eastAsia="sv-SE"/>
            </w:rPr>
          </w:pPr>
          <w:hyperlink w:anchor="_Toc212994898" w:history="1">
            <w:r w:rsidRPr="00281D17">
              <w:rPr>
                <w:rStyle w:val="Hyperlink"/>
                <w:rFonts w:ascii="Times New Roman" w:hAnsi="Times New Roman" w:cs="Times New Roman"/>
                <w:b/>
                <w:bCs/>
                <w:noProof/>
              </w:rPr>
              <w:t>Decision nodes</w:t>
            </w:r>
            <w:r>
              <w:rPr>
                <w:noProof/>
                <w:webHidden/>
              </w:rPr>
              <w:tab/>
            </w:r>
            <w:r>
              <w:rPr>
                <w:noProof/>
                <w:webHidden/>
              </w:rPr>
              <w:fldChar w:fldCharType="begin"/>
            </w:r>
            <w:r>
              <w:rPr>
                <w:noProof/>
                <w:webHidden/>
              </w:rPr>
              <w:instrText xml:space="preserve"> PAGEREF _Toc212994898 \h </w:instrText>
            </w:r>
            <w:r>
              <w:rPr>
                <w:noProof/>
                <w:webHidden/>
              </w:rPr>
            </w:r>
            <w:r>
              <w:rPr>
                <w:noProof/>
                <w:webHidden/>
              </w:rPr>
              <w:fldChar w:fldCharType="separate"/>
            </w:r>
            <w:r>
              <w:rPr>
                <w:noProof/>
                <w:webHidden/>
              </w:rPr>
              <w:t>3</w:t>
            </w:r>
            <w:r>
              <w:rPr>
                <w:noProof/>
                <w:webHidden/>
              </w:rPr>
              <w:fldChar w:fldCharType="end"/>
            </w:r>
          </w:hyperlink>
        </w:p>
        <w:p w14:paraId="165B51A4" w14:textId="4A45EA03" w:rsidR="00910D20" w:rsidRDefault="00910D20">
          <w:pPr>
            <w:pStyle w:val="TOC1"/>
            <w:tabs>
              <w:tab w:val="right" w:leader="dot" w:pos="9062"/>
            </w:tabs>
            <w:rPr>
              <w:rFonts w:eastAsiaTheme="minorEastAsia"/>
              <w:noProof/>
              <w:lang w:val="sv-SE" w:eastAsia="sv-SE"/>
            </w:rPr>
          </w:pPr>
          <w:hyperlink w:anchor="_Toc212994899" w:history="1">
            <w:r w:rsidRPr="00281D17">
              <w:rPr>
                <w:rStyle w:val="Hyperlink"/>
                <w:rFonts w:ascii="Times New Roman" w:hAnsi="Times New Roman" w:cs="Times New Roman"/>
                <w:b/>
                <w:bCs/>
                <w:noProof/>
              </w:rPr>
              <w:t>Operational subsystem</w:t>
            </w:r>
            <w:r>
              <w:rPr>
                <w:noProof/>
                <w:webHidden/>
              </w:rPr>
              <w:tab/>
            </w:r>
            <w:r>
              <w:rPr>
                <w:noProof/>
                <w:webHidden/>
              </w:rPr>
              <w:fldChar w:fldCharType="begin"/>
            </w:r>
            <w:r>
              <w:rPr>
                <w:noProof/>
                <w:webHidden/>
              </w:rPr>
              <w:instrText xml:space="preserve"> PAGEREF _Toc212994899 \h </w:instrText>
            </w:r>
            <w:r>
              <w:rPr>
                <w:noProof/>
                <w:webHidden/>
              </w:rPr>
            </w:r>
            <w:r>
              <w:rPr>
                <w:noProof/>
                <w:webHidden/>
              </w:rPr>
              <w:fldChar w:fldCharType="separate"/>
            </w:r>
            <w:r>
              <w:rPr>
                <w:noProof/>
                <w:webHidden/>
              </w:rPr>
              <w:t>4</w:t>
            </w:r>
            <w:r>
              <w:rPr>
                <w:noProof/>
                <w:webHidden/>
              </w:rPr>
              <w:fldChar w:fldCharType="end"/>
            </w:r>
          </w:hyperlink>
        </w:p>
        <w:p w14:paraId="4857B7F3" w14:textId="6CB774D9" w:rsidR="00910D20" w:rsidRDefault="00910D20">
          <w:pPr>
            <w:pStyle w:val="TOC1"/>
            <w:tabs>
              <w:tab w:val="right" w:leader="dot" w:pos="9062"/>
            </w:tabs>
            <w:rPr>
              <w:rFonts w:eastAsiaTheme="minorEastAsia"/>
              <w:noProof/>
              <w:lang w:val="sv-SE" w:eastAsia="sv-SE"/>
            </w:rPr>
          </w:pPr>
          <w:hyperlink w:anchor="_Toc212994900" w:history="1">
            <w:r w:rsidRPr="00281D17">
              <w:rPr>
                <w:rStyle w:val="Hyperlink"/>
                <w:rFonts w:ascii="Times New Roman" w:hAnsi="Times New Roman" w:cs="Times New Roman"/>
                <w:noProof/>
              </w:rPr>
              <w:t>Ecological subsystem</w:t>
            </w:r>
            <w:r>
              <w:rPr>
                <w:noProof/>
                <w:webHidden/>
              </w:rPr>
              <w:tab/>
            </w:r>
            <w:r>
              <w:rPr>
                <w:noProof/>
                <w:webHidden/>
              </w:rPr>
              <w:fldChar w:fldCharType="begin"/>
            </w:r>
            <w:r>
              <w:rPr>
                <w:noProof/>
                <w:webHidden/>
              </w:rPr>
              <w:instrText xml:space="preserve"> PAGEREF _Toc212994900 \h </w:instrText>
            </w:r>
            <w:r>
              <w:rPr>
                <w:noProof/>
                <w:webHidden/>
              </w:rPr>
            </w:r>
            <w:r>
              <w:rPr>
                <w:noProof/>
                <w:webHidden/>
              </w:rPr>
              <w:fldChar w:fldCharType="separate"/>
            </w:r>
            <w:r>
              <w:rPr>
                <w:noProof/>
                <w:webHidden/>
              </w:rPr>
              <w:t>10</w:t>
            </w:r>
            <w:r>
              <w:rPr>
                <w:noProof/>
                <w:webHidden/>
              </w:rPr>
              <w:fldChar w:fldCharType="end"/>
            </w:r>
          </w:hyperlink>
        </w:p>
        <w:p w14:paraId="6838C808" w14:textId="10AE01F0" w:rsidR="00910D20" w:rsidRDefault="00910D20">
          <w:pPr>
            <w:pStyle w:val="TOC1"/>
            <w:tabs>
              <w:tab w:val="right" w:leader="dot" w:pos="9062"/>
            </w:tabs>
            <w:rPr>
              <w:rFonts w:eastAsiaTheme="minorEastAsia"/>
              <w:noProof/>
              <w:lang w:val="sv-SE" w:eastAsia="sv-SE"/>
            </w:rPr>
          </w:pPr>
          <w:hyperlink w:anchor="_Toc212994901" w:history="1">
            <w:r w:rsidRPr="00281D17">
              <w:rPr>
                <w:rStyle w:val="Hyperlink"/>
                <w:rFonts w:ascii="Times New Roman" w:hAnsi="Times New Roman" w:cs="Times New Roman"/>
                <w:noProof/>
              </w:rPr>
              <w:t>User subsystem</w:t>
            </w:r>
            <w:r>
              <w:rPr>
                <w:noProof/>
                <w:webHidden/>
              </w:rPr>
              <w:tab/>
            </w:r>
            <w:r>
              <w:rPr>
                <w:noProof/>
                <w:webHidden/>
              </w:rPr>
              <w:fldChar w:fldCharType="begin"/>
            </w:r>
            <w:r>
              <w:rPr>
                <w:noProof/>
                <w:webHidden/>
              </w:rPr>
              <w:instrText xml:space="preserve"> PAGEREF _Toc212994901 \h </w:instrText>
            </w:r>
            <w:r>
              <w:rPr>
                <w:noProof/>
                <w:webHidden/>
              </w:rPr>
            </w:r>
            <w:r>
              <w:rPr>
                <w:noProof/>
                <w:webHidden/>
              </w:rPr>
              <w:fldChar w:fldCharType="separate"/>
            </w:r>
            <w:r>
              <w:rPr>
                <w:noProof/>
                <w:webHidden/>
              </w:rPr>
              <w:t>11</w:t>
            </w:r>
            <w:r>
              <w:rPr>
                <w:noProof/>
                <w:webHidden/>
              </w:rPr>
              <w:fldChar w:fldCharType="end"/>
            </w:r>
          </w:hyperlink>
        </w:p>
        <w:p w14:paraId="4E80D59B" w14:textId="655EC42E" w:rsidR="00895A6C" w:rsidRDefault="00895A6C">
          <w:r>
            <w:rPr>
              <w:b/>
              <w:bCs/>
            </w:rPr>
            <w:fldChar w:fldCharType="end"/>
          </w:r>
        </w:p>
      </w:sdtContent>
    </w:sdt>
    <w:p w14:paraId="6AE7414B" w14:textId="77777777" w:rsidR="00910D20" w:rsidRDefault="00910D20" w:rsidP="003E1C46">
      <w:pPr>
        <w:rPr>
          <w:rFonts w:ascii="Times New Roman" w:hAnsi="Times New Roman" w:cs="Times New Roman"/>
          <w:b/>
          <w:bCs/>
          <w:sz w:val="28"/>
          <w:szCs w:val="28"/>
        </w:rPr>
      </w:pPr>
    </w:p>
    <w:p w14:paraId="581E3392" w14:textId="5E8A7ACF" w:rsidR="00FC6AFD" w:rsidRDefault="00910D20" w:rsidP="003E1C46">
      <w:pPr>
        <w:rPr>
          <w:rFonts w:ascii="Times New Roman" w:hAnsi="Times New Roman" w:cs="Times New Roman"/>
          <w:b/>
          <w:bCs/>
          <w:sz w:val="28"/>
          <w:szCs w:val="28"/>
        </w:rPr>
      </w:pPr>
      <w:r>
        <w:rPr>
          <w:rFonts w:ascii="Times New Roman" w:hAnsi="Times New Roman" w:cs="Times New Roman"/>
          <w:b/>
          <w:bCs/>
          <w:sz w:val="28"/>
          <w:szCs w:val="28"/>
        </w:rPr>
        <w:t xml:space="preserve">Purpose of this </w:t>
      </w:r>
      <w:commentRangeStart w:id="2"/>
      <w:r>
        <w:rPr>
          <w:rFonts w:ascii="Times New Roman" w:hAnsi="Times New Roman" w:cs="Times New Roman"/>
          <w:b/>
          <w:bCs/>
          <w:sz w:val="28"/>
          <w:szCs w:val="28"/>
        </w:rPr>
        <w:t>document</w:t>
      </w:r>
      <w:r w:rsidR="00AB1B15">
        <w:rPr>
          <w:rFonts w:ascii="Times New Roman" w:hAnsi="Times New Roman" w:cs="Times New Roman"/>
          <w:b/>
          <w:bCs/>
          <w:sz w:val="28"/>
          <w:szCs w:val="28"/>
        </w:rPr>
        <w:t xml:space="preserve"> version</w:t>
      </w:r>
      <w:r>
        <w:rPr>
          <w:rFonts w:ascii="Times New Roman" w:hAnsi="Times New Roman" w:cs="Times New Roman"/>
          <w:b/>
          <w:bCs/>
          <w:sz w:val="28"/>
          <w:szCs w:val="28"/>
        </w:rPr>
        <w:t xml:space="preserve"> </w:t>
      </w:r>
      <w:commentRangeEnd w:id="2"/>
      <w:r w:rsidR="00AB1B15">
        <w:rPr>
          <w:rStyle w:val="CommentReference"/>
        </w:rPr>
        <w:commentReference w:id="2"/>
      </w:r>
      <w:r>
        <w:rPr>
          <w:rFonts w:ascii="Times New Roman" w:hAnsi="Times New Roman" w:cs="Times New Roman"/>
          <w:b/>
          <w:bCs/>
          <w:sz w:val="28"/>
          <w:szCs w:val="28"/>
        </w:rPr>
        <w:t>is to provide interpretation for the part of the network shown in the figure here below. It is here described the meaning of each node along with the source of information and the data treatment to fill the conditional probability tables.</w:t>
      </w:r>
    </w:p>
    <w:p w14:paraId="345EC14E" w14:textId="74E2E750" w:rsidR="00FC6AFD" w:rsidRDefault="00910D20" w:rsidP="00910D20">
      <w:pPr>
        <w:rPr>
          <w:rFonts w:ascii="Times New Roman" w:hAnsi="Times New Roman" w:cs="Times New Roman"/>
          <w:b/>
          <w:bCs/>
          <w:sz w:val="28"/>
          <w:szCs w:val="28"/>
        </w:rPr>
      </w:pPr>
      <w:r w:rsidRPr="00DC6A96">
        <w:rPr>
          <w:noProof/>
        </w:rPr>
        <w:drawing>
          <wp:anchor distT="0" distB="0" distL="114300" distR="114300" simplePos="0" relativeHeight="251658240" behindDoc="0" locked="0" layoutInCell="1" allowOverlap="1" wp14:anchorId="61C3A349" wp14:editId="29834A76">
            <wp:simplePos x="0" y="0"/>
            <wp:positionH relativeFrom="column">
              <wp:posOffset>-299085</wp:posOffset>
            </wp:positionH>
            <wp:positionV relativeFrom="paragraph">
              <wp:posOffset>533612</wp:posOffset>
            </wp:positionV>
            <wp:extent cx="6577965" cy="4599940"/>
            <wp:effectExtent l="0" t="0" r="0" b="0"/>
            <wp:wrapTopAndBottom/>
            <wp:docPr id="897734163" name="Picture 6">
              <a:extLst xmlns:a="http://schemas.openxmlformats.org/drawingml/2006/main">
                <a:ext uri="{FF2B5EF4-FFF2-40B4-BE49-F238E27FC236}">
                  <a16:creationId xmlns:a16="http://schemas.microsoft.com/office/drawing/2014/main" id="{C65245B1-99E3-C625-CA0B-F01C6EEBC4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C65245B1-99E3-C625-CA0B-F01C6EEBC436}"/>
                        </a:ext>
                      </a:extLst>
                    </pic:cNvPr>
                    <pic:cNvPicPr>
                      <a:picLocks noChangeAspect="1"/>
                    </pic:cNvPicPr>
                  </pic:nvPicPr>
                  <pic:blipFill>
                    <a:blip r:embed="rId10"/>
                    <a:stretch>
                      <a:fillRect/>
                    </a:stretch>
                  </pic:blipFill>
                  <pic:spPr>
                    <a:xfrm>
                      <a:off x="0" y="0"/>
                      <a:ext cx="6577965" cy="4599940"/>
                    </a:xfrm>
                    <a:prstGeom prst="rect">
                      <a:avLst/>
                    </a:prstGeom>
                  </pic:spPr>
                </pic:pic>
              </a:graphicData>
            </a:graphic>
            <wp14:sizeRelH relativeFrom="margin">
              <wp14:pctWidth>0</wp14:pctWidth>
            </wp14:sizeRelH>
            <wp14:sizeRelV relativeFrom="margin">
              <wp14:pctHeight>0</wp14:pctHeight>
            </wp14:sizeRelV>
          </wp:anchor>
        </w:drawing>
      </w:r>
    </w:p>
    <w:p w14:paraId="64DA4C52" w14:textId="754FE210" w:rsidR="00F3159B" w:rsidRPr="00910D20" w:rsidRDefault="006C5AED" w:rsidP="00107513">
      <w:pPr>
        <w:pStyle w:val="Heading1"/>
        <w:rPr>
          <w:rFonts w:ascii="Times New Roman" w:hAnsi="Times New Roman" w:cs="Times New Roman"/>
          <w:b/>
          <w:bCs/>
          <w:color w:val="000000" w:themeColor="text1"/>
          <w:sz w:val="32"/>
          <w:szCs w:val="32"/>
          <w:lang w:val="en-GB"/>
        </w:rPr>
      </w:pPr>
      <w:bookmarkStart w:id="3" w:name="_Toc212994897"/>
      <w:r w:rsidRPr="00910D20">
        <w:rPr>
          <w:rFonts w:ascii="Times New Roman" w:hAnsi="Times New Roman" w:cs="Times New Roman"/>
          <w:b/>
          <w:bCs/>
          <w:color w:val="000000" w:themeColor="text1"/>
          <w:sz w:val="32"/>
          <w:szCs w:val="32"/>
          <w:lang w:val="en-GB"/>
        </w:rPr>
        <w:lastRenderedPageBreak/>
        <w:t>Methods used to fill CPTs</w:t>
      </w:r>
      <w:bookmarkEnd w:id="3"/>
    </w:p>
    <w:p w14:paraId="7CD16622" w14:textId="3A54F656" w:rsidR="00604340" w:rsidRDefault="000E28FA" w:rsidP="00321930">
      <w:pPr>
        <w:jc w:val="both"/>
        <w:rPr>
          <w:rFonts w:ascii="Times New Roman" w:hAnsi="Times New Roman" w:cs="Times New Roman"/>
        </w:rPr>
      </w:pPr>
      <w:r w:rsidRPr="000E28FA">
        <w:rPr>
          <w:rFonts w:ascii="Times New Roman" w:hAnsi="Times New Roman" w:cs="Times New Roman"/>
        </w:rPr>
        <w:t>This section summarizes methods used to fill most of the CPT</w:t>
      </w:r>
      <w:r>
        <w:rPr>
          <w:rFonts w:ascii="Times New Roman" w:hAnsi="Times New Roman" w:cs="Times New Roman"/>
        </w:rPr>
        <w:t xml:space="preserve">s, which generally base on the concept of ranked nodes </w:t>
      </w:r>
      <w:r w:rsidRPr="009E4643">
        <w:rPr>
          <w:rFonts w:ascii="Times New Roman" w:hAnsi="Times New Roman" w:cs="Times New Roman"/>
        </w:rPr>
        <w:fldChar w:fldCharType="begin"/>
      </w:r>
      <w:r w:rsidRPr="009E4643">
        <w:rPr>
          <w:rFonts w:ascii="Times New Roman" w:hAnsi="Times New Roman" w:cs="Times New Roman"/>
        </w:rPr>
        <w:instrText xml:space="preserve"> ADDIN ZOTERO_ITEM CSL_CITATION {"citationID":"TNyYTIJr","properties":{"formattedCitation":"(Fenton {\\i{}et al.}, 2007)","plainCitation":"(Fenton et al., 2007)","noteIndex":0},"citationItems":[{"id":1170,"uris":["http://zotero.org/users/6838574/items/UWTJSI5C"],"itemData":{"id":1170,"type":"article-journal","abstract":"Although Bayesian Nets (BNs) are increasingly being used to solve real world risk problems, their use is still constrained by the difficulty of constructing the node probability tables (NPTs). A key challenge is to construct relevant NPTs using the minimal amount of expert elicitation, recognising that it is rarely cost-effective to elicit complete sets of probability values. We describe a simple approach to defining NPTs for a large class of commonly occurring nodes (called ranked nodes). The approach is based on the doubly truncated Normal distribution with a central tendency that is invariably a type of weighted function of the parent nodes. In extensive real-world case studies we have found that this approach is sufficient for generating the NPTs of a very large class of nodes. We describe one such case study for validation purposes. The approach has been fully automated in a commercial tool, called AgenaRisk, and is thus accessible to all types of domain experts. We believe this work represents a useful contribution to BN research and technology since its application makes the difference between being able to build realistic BN models and not.","container-title":"IEEE Transactions on Knowledge and Data Engineering","DOI":"10.1109/TKDE.2007.1073","ISSN":"1041-4347","issue":"10","journalAbbreviation":"IEEE Trans. Knowl. Data Eng.","language":"en","license":"https://ieeexplore.ieee.org/Xplorehelp/downloads/license-information/IEEE.html","page":"1420-1432","source":"DOI.org (Crossref)","title":"Using Ranked Nodes to Model Qualitative Judgments in Bayesian Networks","volume":"19","author":[{"family":"Fenton","given":"Norman E."},{"family":"Neil","given":"Martin"},{"family":"Caballero","given":"Jose Galan"}],"issued":{"date-parts":[["2007",10]]}}}],"schema":"https://github.com/citation-style-language/schema/raw/master/csl-citation.json"} </w:instrText>
      </w:r>
      <w:r w:rsidRPr="009E4643">
        <w:rPr>
          <w:rFonts w:ascii="Times New Roman" w:hAnsi="Times New Roman" w:cs="Times New Roman"/>
        </w:rPr>
        <w:fldChar w:fldCharType="separate"/>
      </w:r>
      <w:r w:rsidRPr="009E4643">
        <w:rPr>
          <w:rFonts w:ascii="Times New Roman" w:hAnsi="Times New Roman" w:cs="Times New Roman"/>
          <w:kern w:val="0"/>
        </w:rPr>
        <w:t xml:space="preserve">(Fenton </w:t>
      </w:r>
      <w:r w:rsidRPr="009E4643">
        <w:rPr>
          <w:rFonts w:ascii="Times New Roman" w:hAnsi="Times New Roman" w:cs="Times New Roman"/>
          <w:i/>
          <w:iCs/>
          <w:kern w:val="0"/>
        </w:rPr>
        <w:t>et al.</w:t>
      </w:r>
      <w:r w:rsidRPr="009E4643">
        <w:rPr>
          <w:rFonts w:ascii="Times New Roman" w:hAnsi="Times New Roman" w:cs="Times New Roman"/>
          <w:kern w:val="0"/>
        </w:rPr>
        <w:t>, 2007)</w:t>
      </w:r>
      <w:r w:rsidRPr="009E4643">
        <w:rPr>
          <w:rFonts w:ascii="Times New Roman" w:hAnsi="Times New Roman" w:cs="Times New Roman"/>
        </w:rPr>
        <w:fldChar w:fldCharType="end"/>
      </w:r>
      <w:r>
        <w:rPr>
          <w:rFonts w:ascii="Times New Roman" w:hAnsi="Times New Roman" w:cs="Times New Roman"/>
        </w:rPr>
        <w:t xml:space="preserve">. </w:t>
      </w:r>
      <w:r w:rsidR="00321930" w:rsidRPr="009E4643">
        <w:rPr>
          <w:rFonts w:ascii="Times New Roman" w:hAnsi="Times New Roman" w:cs="Times New Roman"/>
        </w:rPr>
        <w:t>Ranked nodes are discrete variables</w:t>
      </w:r>
      <w:r w:rsidR="00604340">
        <w:rPr>
          <w:rFonts w:ascii="Times New Roman" w:hAnsi="Times New Roman" w:cs="Times New Roman"/>
        </w:rPr>
        <w:t xml:space="preserve"> (e.g.: low/medium/high</w:t>
      </w:r>
      <w:r w:rsidR="00604340" w:rsidRPr="00604340">
        <w:rPr>
          <w:rFonts w:ascii="Times New Roman" w:hAnsi="Times New Roman" w:cs="Times New Roman"/>
        </w:rPr>
        <w:t>)</w:t>
      </w:r>
      <w:r w:rsidR="00321930" w:rsidRPr="009E4643">
        <w:rPr>
          <w:rFonts w:ascii="Times New Roman" w:hAnsi="Times New Roman" w:cs="Times New Roman"/>
        </w:rPr>
        <w:t xml:space="preserve"> which states can be mapped to a continuous numerical scale bounded to [0,1]</w:t>
      </w:r>
      <w:r w:rsidR="00604340">
        <w:rPr>
          <w:rFonts w:ascii="Times New Roman" w:hAnsi="Times New Roman" w:cs="Times New Roman"/>
        </w:rPr>
        <w:t xml:space="preserve">. The </w:t>
      </w:r>
      <w:r w:rsidR="00B6473C">
        <w:rPr>
          <w:rFonts w:ascii="Times New Roman" w:hAnsi="Times New Roman" w:cs="Times New Roman"/>
        </w:rPr>
        <w:t xml:space="preserve">continuous </w:t>
      </w:r>
      <w:r w:rsidR="00604340">
        <w:rPr>
          <w:rFonts w:ascii="Times New Roman" w:hAnsi="Times New Roman" w:cs="Times New Roman"/>
        </w:rPr>
        <w:t xml:space="preserve">variable </w:t>
      </w:r>
      <w:r w:rsidR="00B6473C">
        <w:rPr>
          <w:rFonts w:ascii="Times New Roman" w:hAnsi="Times New Roman" w:cs="Times New Roman"/>
        </w:rPr>
        <w:t>is</w:t>
      </w:r>
      <w:r w:rsidR="00321930" w:rsidRPr="009E4643">
        <w:rPr>
          <w:rFonts w:ascii="Times New Roman" w:hAnsi="Times New Roman" w:cs="Times New Roman"/>
        </w:rPr>
        <w:t xml:space="preserve"> distributed as </w:t>
      </w:r>
      <w:bookmarkStart w:id="4" w:name="_Hlk212218620"/>
      <m:oMath>
        <m:r>
          <w:rPr>
            <w:rFonts w:ascii="Cambria Math" w:hAnsi="Cambria Math" w:cs="Times New Roman"/>
          </w:rPr>
          <m:t xml:space="preserve">TNormal(μ, </m:t>
        </m:r>
        <m:sSup>
          <m:sSupPr>
            <m:ctrlPr>
              <w:rPr>
                <w:rFonts w:ascii="Cambria Math" w:hAnsi="Cambria Math" w:cs="Times New Roman"/>
                <w:i/>
              </w:rPr>
            </m:ctrlPr>
          </m:sSupPr>
          <m:e>
            <m:r>
              <w:rPr>
                <w:rFonts w:ascii="Cambria Math" w:hAnsi="Cambria Math" w:cs="Times New Roman"/>
              </w:rPr>
              <m:t>σ</m:t>
            </m:r>
          </m:e>
          <m:sup>
            <m:r>
              <w:rPr>
                <w:rFonts w:ascii="Cambria Math" w:hAnsi="Cambria Math" w:cs="Times New Roman"/>
              </w:rPr>
              <m:t>2</m:t>
            </m:r>
          </m:sup>
        </m:sSup>
        <m:r>
          <w:rPr>
            <w:rFonts w:ascii="Cambria Math" w:hAnsi="Cambria Math" w:cs="Times New Roman"/>
          </w:rPr>
          <m:t>,0,1)</m:t>
        </m:r>
      </m:oMath>
      <w:bookmarkEnd w:id="4"/>
      <w:r w:rsidR="00F33011">
        <w:rPr>
          <w:rFonts w:ascii="Times New Roman" w:eastAsiaTheme="minorEastAsia" w:hAnsi="Times New Roman" w:cs="Times New Roman"/>
        </w:rPr>
        <w:t xml:space="preserve"> [Eq.1</w:t>
      </w:r>
      <w:bookmarkStart w:id="5" w:name="_Hlk212218656"/>
      <w:r w:rsidR="00F33011">
        <w:rPr>
          <w:rFonts w:ascii="Times New Roman" w:eastAsiaTheme="minorEastAsia" w:hAnsi="Times New Roman" w:cs="Times New Roman"/>
        </w:rPr>
        <w:t>]</w:t>
      </w:r>
      <w:r w:rsidR="00604340">
        <w:rPr>
          <w:rFonts w:ascii="Times New Roman" w:eastAsiaTheme="minorEastAsia" w:hAnsi="Times New Roman" w:cs="Times New Roman"/>
        </w:rPr>
        <w:t>, and t</w:t>
      </w:r>
      <w:r w:rsidR="00321930" w:rsidRPr="009E4643">
        <w:rPr>
          <w:rFonts w:ascii="Times New Roman" w:hAnsi="Times New Roman" w:cs="Times New Roman"/>
        </w:rPr>
        <w:t>he states are mapped to the interval assuming equal intervals.</w:t>
      </w:r>
      <w:bookmarkEnd w:id="5"/>
      <w:r w:rsidR="00321930" w:rsidRPr="009E4643">
        <w:rPr>
          <w:rFonts w:ascii="Times New Roman" w:hAnsi="Times New Roman" w:cs="Times New Roman"/>
        </w:rPr>
        <w:t xml:space="preserve"> </w:t>
      </w:r>
      <w:r w:rsidR="00604340">
        <w:rPr>
          <w:rFonts w:ascii="Times New Roman" w:hAnsi="Times New Roman" w:cs="Times New Roman"/>
        </w:rPr>
        <w:t>For instance, i</w:t>
      </w:r>
      <w:r w:rsidR="00321930" w:rsidRPr="009E4643">
        <w:rPr>
          <w:rFonts w:ascii="Times New Roman" w:hAnsi="Times New Roman" w:cs="Times New Roman"/>
        </w:rPr>
        <w:t xml:space="preserve">n a node having three states (low, medium, high), the interval widths are 0.33 so that the “low” state takes the interval [0-0.33). </w:t>
      </w:r>
      <w:r w:rsidR="00604340">
        <w:rPr>
          <w:rFonts w:ascii="Times New Roman" w:hAnsi="Times New Roman" w:cs="Times New Roman"/>
        </w:rPr>
        <w:t>Ranked nodes can also be used to map binary variables (yes/no) to nodes having two states and interval width = 0.5.</w:t>
      </w:r>
    </w:p>
    <w:p w14:paraId="3AC1A63C" w14:textId="784C7F8E" w:rsidR="00B6473C" w:rsidRDefault="00B6473C" w:rsidP="00B6473C">
      <w:pPr>
        <w:jc w:val="both"/>
        <w:rPr>
          <w:rFonts w:ascii="Times New Roman" w:hAnsi="Times New Roman" w:cs="Times New Roman"/>
          <w:b/>
          <w:bCs/>
        </w:rPr>
      </w:pPr>
      <w:r>
        <w:rPr>
          <w:rFonts w:ascii="Times New Roman" w:hAnsi="Times New Roman" w:cs="Times New Roman"/>
          <w:b/>
          <w:bCs/>
        </w:rPr>
        <w:t>[M</w:t>
      </w:r>
      <w:r w:rsidR="00DB748D">
        <w:rPr>
          <w:rFonts w:ascii="Times New Roman" w:hAnsi="Times New Roman" w:cs="Times New Roman"/>
          <w:b/>
          <w:bCs/>
        </w:rPr>
        <w:t>1</w:t>
      </w:r>
      <w:r>
        <w:rPr>
          <w:rFonts w:ascii="Times New Roman" w:hAnsi="Times New Roman" w:cs="Times New Roman"/>
          <w:b/>
          <w:bCs/>
        </w:rPr>
        <w:t xml:space="preserve">] </w:t>
      </w:r>
      <w:r w:rsidR="004B72E2">
        <w:rPr>
          <w:rFonts w:ascii="Times New Roman" w:hAnsi="Times New Roman" w:cs="Times New Roman"/>
          <w:b/>
          <w:bCs/>
        </w:rPr>
        <w:t>Single parent</w:t>
      </w:r>
    </w:p>
    <w:p w14:paraId="23C01B8F" w14:textId="2248EEC3" w:rsidR="00F33011" w:rsidRDefault="004B72E2" w:rsidP="00B6473C">
      <w:pPr>
        <w:jc w:val="both"/>
        <w:rPr>
          <w:rFonts w:ascii="Times New Roman" w:eastAsiaTheme="minorEastAsia" w:hAnsi="Times New Roman" w:cs="Times New Roman"/>
        </w:rPr>
      </w:pPr>
      <w:r>
        <w:rPr>
          <w:rFonts w:ascii="Times New Roman" w:hAnsi="Times New Roman" w:cs="Times New Roman"/>
        </w:rPr>
        <w:t>The distribution depends on a single parent. The</w:t>
      </w:r>
      <w:r w:rsidR="00B6473C">
        <w:rPr>
          <w:rFonts w:ascii="Times New Roman" w:hAnsi="Times New Roman" w:cs="Times New Roman"/>
        </w:rPr>
        <w:t xml:space="preserve"> CPT can be defined based on priors for </w:t>
      </w:r>
      <w:bookmarkStart w:id="6" w:name="_Hlk212218342"/>
      <m:oMath>
        <m:r>
          <w:rPr>
            <w:rFonts w:ascii="Cambria Math" w:hAnsi="Cambria Math" w:cs="Times New Roman"/>
          </w:rPr>
          <m:t>μ</m:t>
        </m:r>
      </m:oMath>
      <w:r w:rsidR="00B6473C">
        <w:rPr>
          <w:rFonts w:ascii="Times New Roman" w:eastAsiaTheme="minorEastAsia" w:hAnsi="Times New Roman" w:cs="Times New Roman"/>
        </w:rPr>
        <w:t xml:space="preserve"> and </w:t>
      </w:r>
      <m:oMath>
        <m:sSup>
          <m:sSupPr>
            <m:ctrlPr>
              <w:rPr>
                <w:rFonts w:ascii="Cambria Math" w:hAnsi="Cambria Math" w:cs="Times New Roman"/>
                <w:i/>
              </w:rPr>
            </m:ctrlPr>
          </m:sSupPr>
          <m:e>
            <m:r>
              <w:rPr>
                <w:rFonts w:ascii="Cambria Math" w:hAnsi="Cambria Math" w:cs="Times New Roman"/>
              </w:rPr>
              <m:t>σ</m:t>
            </m:r>
          </m:e>
          <m:sup>
            <m:r>
              <w:rPr>
                <w:rFonts w:ascii="Cambria Math" w:hAnsi="Cambria Math" w:cs="Times New Roman"/>
              </w:rPr>
              <m:t>2</m:t>
            </m:r>
          </m:sup>
        </m:sSup>
      </m:oMath>
      <w:bookmarkEnd w:id="6"/>
      <w:r>
        <w:rPr>
          <w:rFonts w:ascii="Times New Roman" w:eastAsiaTheme="minorEastAsia" w:hAnsi="Times New Roman" w:cs="Times New Roman"/>
        </w:rPr>
        <w:t xml:space="preserve"> obtained from the interviews</w:t>
      </w:r>
      <w:r w:rsidR="00B6473C">
        <w:rPr>
          <w:rFonts w:ascii="Times New Roman" w:eastAsiaTheme="minorEastAsia" w:hAnsi="Times New Roman" w:cs="Times New Roman"/>
        </w:rPr>
        <w:t xml:space="preserve">. For example, node A </w:t>
      </w:r>
      <w:r w:rsidR="00E301E6">
        <w:rPr>
          <w:rFonts w:ascii="Times New Roman" w:eastAsiaTheme="minorEastAsia" w:hAnsi="Times New Roman" w:cs="Times New Roman"/>
        </w:rPr>
        <w:t>represents the importance assigned to a certain feature by fisherman categories</w:t>
      </w:r>
      <w:r>
        <w:rPr>
          <w:rFonts w:ascii="Times New Roman" w:eastAsiaTheme="minorEastAsia" w:hAnsi="Times New Roman" w:cs="Times New Roman"/>
        </w:rPr>
        <w:t xml:space="preserve">. Node A has </w:t>
      </w:r>
      <w:r w:rsidR="00B6473C">
        <w:rPr>
          <w:rFonts w:ascii="Times New Roman" w:eastAsiaTheme="minorEastAsia" w:hAnsi="Times New Roman" w:cs="Times New Roman"/>
        </w:rPr>
        <w:t xml:space="preserve">three states (low, medium, high). </w:t>
      </w:r>
      <w:r>
        <w:rPr>
          <w:rFonts w:ascii="Times New Roman" w:eastAsiaTheme="minorEastAsia" w:hAnsi="Times New Roman" w:cs="Times New Roman"/>
        </w:rPr>
        <w:t>I</w:t>
      </w:r>
      <w:r w:rsidR="00B6473C">
        <w:rPr>
          <w:rFonts w:ascii="Times New Roman" w:eastAsiaTheme="minorEastAsia" w:hAnsi="Times New Roman" w:cs="Times New Roman"/>
        </w:rPr>
        <w:t>nterview</w:t>
      </w:r>
      <w:r w:rsidR="00E301E6">
        <w:rPr>
          <w:rFonts w:ascii="Times New Roman" w:eastAsiaTheme="minorEastAsia" w:hAnsi="Times New Roman" w:cs="Times New Roman"/>
        </w:rPr>
        <w:t xml:space="preserve"> (Likert scale from 1 very low to 5 very high) </w:t>
      </w:r>
      <w:r>
        <w:rPr>
          <w:rFonts w:ascii="Times New Roman" w:eastAsiaTheme="minorEastAsia" w:hAnsi="Times New Roman" w:cs="Times New Roman"/>
        </w:rPr>
        <w:t xml:space="preserve">says </w:t>
      </w:r>
      <w:r w:rsidR="00E301E6">
        <w:rPr>
          <w:rFonts w:ascii="Times New Roman" w:eastAsiaTheme="minorEastAsia" w:hAnsi="Times New Roman" w:cs="Times New Roman"/>
        </w:rPr>
        <w:t xml:space="preserve">that fisherman X1 considers node A as “highly important” (= 4/5). Fisherman X2 says it is moderately important (3/5); X3 says = 5/5. </w:t>
      </w:r>
      <m:oMath>
        <m:r>
          <w:rPr>
            <w:rFonts w:ascii="Cambria Math" w:hAnsi="Cambria Math" w:cs="Times New Roman"/>
          </w:rPr>
          <m:t>μ</m:t>
        </m:r>
        <m:r>
          <w:rPr>
            <w:rFonts w:ascii="Cambria Math" w:eastAsiaTheme="minorEastAsia" w:hAnsi="Cambria Math" w:cs="Times New Roman"/>
          </w:rPr>
          <m:t xml:space="preserve">= </m:t>
        </m:r>
        <m:f>
          <m:fPr>
            <m:ctrlPr>
              <w:rPr>
                <w:rFonts w:ascii="Cambria Math" w:eastAsiaTheme="minorEastAsia" w:hAnsi="Cambria Math" w:cs="Times New Roman"/>
                <w:i/>
              </w:rPr>
            </m:ctrlPr>
          </m:fPr>
          <m:num>
            <m:nary>
              <m:naryPr>
                <m:chr m:val="∑"/>
                <m:limLoc m:val="undOvr"/>
                <m:ctrlPr>
                  <w:rPr>
                    <w:rFonts w:ascii="Cambria Math" w:hAnsi="Cambria Math" w:cs="Times New Roman"/>
                    <w:i/>
                    <w:sz w:val="22"/>
                    <w:szCs w:val="22"/>
                  </w:rPr>
                </m:ctrlPr>
              </m:naryPr>
              <m:sub>
                <m:r>
                  <w:rPr>
                    <w:rFonts w:ascii="Cambria Math" w:hAnsi="Cambria Math" w:cs="Times New Roman"/>
                    <w:sz w:val="22"/>
                    <w:szCs w:val="22"/>
                  </w:rPr>
                  <m:t>i=1</m:t>
                </m:r>
              </m:sub>
              <m:sup>
                <m:r>
                  <w:rPr>
                    <w:rFonts w:ascii="Cambria Math" w:hAnsi="Cambria Math" w:cs="Times New Roman"/>
                    <w:sz w:val="22"/>
                    <w:szCs w:val="22"/>
                  </w:rPr>
                  <m:t>n</m:t>
                </m:r>
              </m:sup>
              <m:e>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i</m:t>
                    </m:r>
                  </m:sub>
                </m:sSub>
              </m:e>
            </m:nary>
          </m:num>
          <m:den>
            <m:r>
              <w:rPr>
                <w:rFonts w:ascii="Cambria Math" w:eastAsiaTheme="minorEastAsia" w:hAnsi="Cambria Math" w:cs="Times New Roman"/>
              </w:rPr>
              <m:t>n</m:t>
            </m:r>
          </m:den>
        </m:f>
      </m:oMath>
      <w:r w:rsidR="00E301E6">
        <w:rPr>
          <w:rFonts w:ascii="Times New Roman" w:eastAsiaTheme="minorEastAsia" w:hAnsi="Times New Roman" w:cs="Times New Roman"/>
        </w:rPr>
        <w:t xml:space="preserve"> = 0.8; </w:t>
      </w:r>
      <m:oMath>
        <m:sSup>
          <m:sSupPr>
            <m:ctrlPr>
              <w:rPr>
                <w:rFonts w:ascii="Cambria Math" w:hAnsi="Cambria Math" w:cs="Times New Roman"/>
                <w:i/>
              </w:rPr>
            </m:ctrlPr>
          </m:sSupPr>
          <m:e>
            <m:r>
              <w:rPr>
                <w:rFonts w:ascii="Cambria Math" w:hAnsi="Cambria Math" w:cs="Times New Roman"/>
              </w:rPr>
              <m:t>σ</m:t>
            </m:r>
          </m:e>
          <m:sup>
            <m:r>
              <w:rPr>
                <w:rFonts w:ascii="Cambria Math" w:hAnsi="Cambria Math" w:cs="Times New Roman"/>
              </w:rPr>
              <m:t>2</m:t>
            </m:r>
          </m:sup>
        </m:sSup>
        <m:r>
          <w:rPr>
            <w:rFonts w:ascii="Cambria Math" w:eastAsiaTheme="minorEastAsia" w:hAnsi="Cambria Math" w:cs="Times New Roman"/>
          </w:rPr>
          <m:t xml:space="preserve">= </m:t>
        </m:r>
        <m:f>
          <m:fPr>
            <m:ctrlPr>
              <w:rPr>
                <w:rFonts w:ascii="Cambria Math" w:eastAsiaTheme="minorEastAsia" w:hAnsi="Cambria Math" w:cs="Times New Roman"/>
                <w:i/>
              </w:rPr>
            </m:ctrlPr>
          </m:fPr>
          <m:num>
            <m:nary>
              <m:naryPr>
                <m:chr m:val="∑"/>
                <m:limLoc m:val="undOvr"/>
                <m:ctrlPr>
                  <w:rPr>
                    <w:rFonts w:ascii="Cambria Math" w:hAnsi="Cambria Math" w:cs="Times New Roman"/>
                    <w:i/>
                    <w:sz w:val="22"/>
                    <w:szCs w:val="22"/>
                  </w:rPr>
                </m:ctrlPr>
              </m:naryPr>
              <m:sub>
                <m:r>
                  <w:rPr>
                    <w:rFonts w:ascii="Cambria Math" w:hAnsi="Cambria Math" w:cs="Times New Roman"/>
                    <w:sz w:val="22"/>
                    <w:szCs w:val="22"/>
                  </w:rPr>
                  <m:t>i=1</m:t>
                </m:r>
              </m:sub>
              <m:sup>
                <m:r>
                  <w:rPr>
                    <w:rFonts w:ascii="Cambria Math" w:hAnsi="Cambria Math" w:cs="Times New Roman"/>
                    <w:sz w:val="22"/>
                    <w:szCs w:val="22"/>
                  </w:rPr>
                  <m:t>n</m:t>
                </m:r>
              </m:sup>
              <m:e>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i</m:t>
                    </m:r>
                  </m:sub>
                </m:sSub>
              </m:e>
            </m:nary>
            <m:r>
              <w:rPr>
                <w:rFonts w:ascii="Cambria Math" w:hAnsi="Cambria Math" w:cs="Times New Roman"/>
                <w:sz w:val="22"/>
                <w:szCs w:val="22"/>
              </w:rPr>
              <m:t>-μ)</m:t>
            </m:r>
          </m:num>
          <m:den>
            <m:r>
              <w:rPr>
                <w:rFonts w:ascii="Cambria Math" w:eastAsiaTheme="minorEastAsia" w:hAnsi="Cambria Math" w:cs="Times New Roman"/>
              </w:rPr>
              <m:t>n</m:t>
            </m:r>
          </m:den>
        </m:f>
        <m:r>
          <w:rPr>
            <w:rFonts w:ascii="Cambria Math" w:eastAsiaTheme="minorEastAsia" w:hAnsi="Cambria Math" w:cs="Times New Roman"/>
          </w:rPr>
          <m:t xml:space="preserve">= 0.2. </m:t>
        </m:r>
      </m:oMath>
    </w:p>
    <w:p w14:paraId="7682B666" w14:textId="73F49BE9" w:rsidR="00F33011" w:rsidRDefault="00F33011" w:rsidP="00B6473C">
      <w:pPr>
        <w:jc w:val="both"/>
        <w:rPr>
          <w:rFonts w:ascii="Times New Roman" w:eastAsiaTheme="minorEastAsia" w:hAnsi="Times New Roman" w:cs="Times New Roman"/>
        </w:rPr>
      </w:pPr>
      <w:r>
        <w:rPr>
          <w:rFonts w:ascii="Times New Roman" w:eastAsiaTheme="minorEastAsia" w:hAnsi="Times New Roman" w:cs="Times New Roman"/>
        </w:rPr>
        <w:t>The continuous distribution of the node would be:</w:t>
      </w:r>
    </w:p>
    <w:p w14:paraId="6E2354D2" w14:textId="77777777" w:rsidR="00F33011" w:rsidRDefault="00F33011" w:rsidP="00F33011">
      <w:pPr>
        <w:keepNext/>
        <w:jc w:val="center"/>
      </w:pPr>
      <w:r>
        <w:rPr>
          <w:rFonts w:ascii="Times New Roman" w:eastAsiaTheme="minorEastAsia" w:hAnsi="Times New Roman" w:cs="Times New Roman"/>
          <w:noProof/>
        </w:rPr>
        <w:drawing>
          <wp:inline distT="0" distB="0" distL="0" distR="0" wp14:anchorId="66A8D610" wp14:editId="28054034">
            <wp:extent cx="2228127" cy="1113080"/>
            <wp:effectExtent l="0" t="0" r="1270" b="0"/>
            <wp:docPr id="3698354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62815" cy="1130409"/>
                    </a:xfrm>
                    <a:prstGeom prst="rect">
                      <a:avLst/>
                    </a:prstGeom>
                    <a:noFill/>
                    <a:ln>
                      <a:noFill/>
                    </a:ln>
                  </pic:spPr>
                </pic:pic>
              </a:graphicData>
            </a:graphic>
          </wp:inline>
        </w:drawing>
      </w:r>
    </w:p>
    <w:p w14:paraId="15F8EB8F" w14:textId="7B12D758" w:rsidR="00F33011" w:rsidRDefault="00F33011" w:rsidP="00F33011">
      <w:pPr>
        <w:pStyle w:val="Caption"/>
        <w:jc w:val="center"/>
        <w:rPr>
          <w:rFonts w:ascii="Times New Roman" w:eastAsiaTheme="minorEastAsia" w:hAnsi="Times New Roman" w:cs="Times New Roman"/>
        </w:rPr>
      </w:pPr>
      <w:r>
        <w:t xml:space="preserve">Figure </w:t>
      </w:r>
      <w:r>
        <w:fldChar w:fldCharType="begin"/>
      </w:r>
      <w:r>
        <w:instrText xml:space="preserve"> SEQ Figure \* ARABIC </w:instrText>
      </w:r>
      <w:r>
        <w:fldChar w:fldCharType="separate"/>
      </w:r>
      <w:r w:rsidR="00B40540">
        <w:rPr>
          <w:noProof/>
        </w:rPr>
        <w:t>3</w:t>
      </w:r>
      <w:r>
        <w:fldChar w:fldCharType="end"/>
      </w:r>
    </w:p>
    <w:p w14:paraId="0F066974" w14:textId="302DFD85" w:rsidR="00B6473C" w:rsidRDefault="00F33011" w:rsidP="00B6473C">
      <w:pPr>
        <w:jc w:val="both"/>
        <w:rPr>
          <w:rFonts w:ascii="Times New Roman" w:eastAsiaTheme="minorEastAsia" w:hAnsi="Times New Roman" w:cs="Times New Roman"/>
        </w:rPr>
      </w:pPr>
      <w:commentRangeStart w:id="7"/>
      <w:r>
        <w:rPr>
          <w:rFonts w:ascii="Times New Roman" w:eastAsiaTheme="minorEastAsia" w:hAnsi="Times New Roman" w:cs="Times New Roman"/>
        </w:rPr>
        <w:t>After discretisation, the CPT will be:</w:t>
      </w:r>
    </w:p>
    <w:p w14:paraId="04030713" w14:textId="785B193F" w:rsidR="00F33011" w:rsidRDefault="00F33011" w:rsidP="00F33011">
      <w:pPr>
        <w:pStyle w:val="Caption"/>
        <w:keepNext/>
      </w:pPr>
      <w:r>
        <w:t xml:space="preserve">Table </w:t>
      </w:r>
      <w:r>
        <w:fldChar w:fldCharType="begin"/>
      </w:r>
      <w:r>
        <w:instrText xml:space="preserve"> SEQ Table \* ARABIC </w:instrText>
      </w:r>
      <w:r>
        <w:fldChar w:fldCharType="separate"/>
      </w:r>
      <w:r w:rsidR="00DB748D">
        <w:rPr>
          <w:noProof/>
        </w:rPr>
        <w:t>5</w:t>
      </w:r>
      <w:r>
        <w:fldChar w:fldCharType="end"/>
      </w:r>
    </w:p>
    <w:tbl>
      <w:tblPr>
        <w:tblStyle w:val="TableGrid"/>
        <w:tblW w:w="0" w:type="auto"/>
        <w:jc w:val="center"/>
        <w:tblLook w:val="04A0" w:firstRow="1" w:lastRow="0" w:firstColumn="1" w:lastColumn="0" w:noHBand="0" w:noVBand="1"/>
      </w:tblPr>
      <w:tblGrid>
        <w:gridCol w:w="1607"/>
        <w:gridCol w:w="1370"/>
      </w:tblGrid>
      <w:tr w:rsidR="00E22A5E" w14:paraId="5E6C40EE" w14:textId="77777777" w:rsidTr="00E22A5E">
        <w:trPr>
          <w:jc w:val="center"/>
        </w:trPr>
        <w:tc>
          <w:tcPr>
            <w:tcW w:w="1607" w:type="dxa"/>
          </w:tcPr>
          <w:p w14:paraId="4387415A" w14:textId="30A215AF" w:rsidR="00E22A5E" w:rsidRPr="00DB748D" w:rsidRDefault="00E22A5E" w:rsidP="00DB748D">
            <w:pPr>
              <w:jc w:val="center"/>
              <w:rPr>
                <w:rFonts w:ascii="Times New Roman" w:hAnsi="Times New Roman" w:cs="Times New Roman"/>
                <w:sz w:val="20"/>
                <w:szCs w:val="20"/>
              </w:rPr>
            </w:pPr>
            <w:r w:rsidRPr="00DB748D">
              <w:rPr>
                <w:rFonts w:ascii="Times New Roman" w:hAnsi="Times New Roman" w:cs="Times New Roman"/>
                <w:sz w:val="20"/>
                <w:szCs w:val="20"/>
              </w:rPr>
              <w:t>Low</w:t>
            </w:r>
          </w:p>
        </w:tc>
        <w:tc>
          <w:tcPr>
            <w:tcW w:w="1370" w:type="dxa"/>
          </w:tcPr>
          <w:p w14:paraId="36E2E2C0" w14:textId="2EDB2432" w:rsidR="00E22A5E" w:rsidRPr="00DB748D" w:rsidRDefault="00E22A5E" w:rsidP="00DB748D">
            <w:pPr>
              <w:jc w:val="center"/>
              <w:rPr>
                <w:rFonts w:ascii="Times New Roman" w:hAnsi="Times New Roman" w:cs="Times New Roman"/>
                <w:sz w:val="20"/>
                <w:szCs w:val="20"/>
              </w:rPr>
            </w:pPr>
            <w:r w:rsidRPr="00DB748D">
              <w:rPr>
                <w:rFonts w:ascii="Times New Roman" w:hAnsi="Times New Roman" w:cs="Times New Roman"/>
                <w:sz w:val="20"/>
                <w:szCs w:val="20"/>
              </w:rPr>
              <w:t>0.02</w:t>
            </w:r>
          </w:p>
        </w:tc>
      </w:tr>
      <w:tr w:rsidR="00E22A5E" w14:paraId="6DE3DDE5" w14:textId="77777777" w:rsidTr="00E22A5E">
        <w:trPr>
          <w:jc w:val="center"/>
        </w:trPr>
        <w:tc>
          <w:tcPr>
            <w:tcW w:w="1607" w:type="dxa"/>
          </w:tcPr>
          <w:p w14:paraId="7A03D7DA" w14:textId="674ECC45" w:rsidR="00E22A5E" w:rsidRPr="00DB748D" w:rsidRDefault="00E22A5E" w:rsidP="00DB748D">
            <w:pPr>
              <w:jc w:val="center"/>
              <w:rPr>
                <w:rFonts w:ascii="Times New Roman" w:hAnsi="Times New Roman" w:cs="Times New Roman"/>
                <w:sz w:val="20"/>
                <w:szCs w:val="20"/>
              </w:rPr>
            </w:pPr>
            <w:r w:rsidRPr="00DB748D">
              <w:rPr>
                <w:rFonts w:ascii="Times New Roman" w:hAnsi="Times New Roman" w:cs="Times New Roman"/>
                <w:sz w:val="20"/>
                <w:szCs w:val="20"/>
              </w:rPr>
              <w:t>Medium</w:t>
            </w:r>
          </w:p>
        </w:tc>
        <w:tc>
          <w:tcPr>
            <w:tcW w:w="1370" w:type="dxa"/>
          </w:tcPr>
          <w:p w14:paraId="007CCDE5" w14:textId="04203BC9" w:rsidR="00E22A5E" w:rsidRPr="00DB748D" w:rsidRDefault="00E22A5E" w:rsidP="00DB748D">
            <w:pPr>
              <w:jc w:val="center"/>
              <w:rPr>
                <w:rFonts w:ascii="Times New Roman" w:hAnsi="Times New Roman" w:cs="Times New Roman"/>
                <w:sz w:val="20"/>
                <w:szCs w:val="20"/>
              </w:rPr>
            </w:pPr>
            <w:r w:rsidRPr="00DB748D">
              <w:rPr>
                <w:rFonts w:ascii="Times New Roman" w:hAnsi="Times New Roman" w:cs="Times New Roman"/>
                <w:sz w:val="20"/>
                <w:szCs w:val="20"/>
              </w:rPr>
              <w:t>0.25</w:t>
            </w:r>
          </w:p>
        </w:tc>
      </w:tr>
      <w:tr w:rsidR="00E22A5E" w14:paraId="0CBD9340" w14:textId="77777777" w:rsidTr="00E22A5E">
        <w:trPr>
          <w:jc w:val="center"/>
        </w:trPr>
        <w:tc>
          <w:tcPr>
            <w:tcW w:w="1607" w:type="dxa"/>
          </w:tcPr>
          <w:p w14:paraId="7881CFC6" w14:textId="5A5D0DFE" w:rsidR="00E22A5E" w:rsidRPr="00DB748D" w:rsidRDefault="00E22A5E" w:rsidP="00DB748D">
            <w:pPr>
              <w:jc w:val="center"/>
              <w:rPr>
                <w:rFonts w:ascii="Times New Roman" w:hAnsi="Times New Roman" w:cs="Times New Roman"/>
                <w:sz w:val="20"/>
                <w:szCs w:val="20"/>
              </w:rPr>
            </w:pPr>
            <w:r w:rsidRPr="00DB748D">
              <w:rPr>
                <w:rFonts w:ascii="Times New Roman" w:hAnsi="Times New Roman" w:cs="Times New Roman"/>
                <w:sz w:val="20"/>
                <w:szCs w:val="20"/>
              </w:rPr>
              <w:t>High</w:t>
            </w:r>
          </w:p>
        </w:tc>
        <w:tc>
          <w:tcPr>
            <w:tcW w:w="1370" w:type="dxa"/>
          </w:tcPr>
          <w:p w14:paraId="270CD23F" w14:textId="78A88E40" w:rsidR="00E22A5E" w:rsidRPr="00DB748D" w:rsidRDefault="00E22A5E" w:rsidP="00DB748D">
            <w:pPr>
              <w:jc w:val="center"/>
              <w:rPr>
                <w:rFonts w:ascii="Times New Roman" w:hAnsi="Times New Roman" w:cs="Times New Roman"/>
                <w:sz w:val="20"/>
                <w:szCs w:val="20"/>
              </w:rPr>
            </w:pPr>
            <w:r w:rsidRPr="00DB748D">
              <w:rPr>
                <w:rFonts w:ascii="Times New Roman" w:hAnsi="Times New Roman" w:cs="Times New Roman"/>
                <w:sz w:val="20"/>
                <w:szCs w:val="20"/>
              </w:rPr>
              <w:t>0.73</w:t>
            </w:r>
          </w:p>
        </w:tc>
      </w:tr>
    </w:tbl>
    <w:commentRangeEnd w:id="7"/>
    <w:p w14:paraId="51689950" w14:textId="77777777" w:rsidR="00F33011" w:rsidRPr="00B6473C" w:rsidRDefault="009874B0" w:rsidP="00B6473C">
      <w:pPr>
        <w:jc w:val="both"/>
        <w:rPr>
          <w:rFonts w:ascii="Times New Roman" w:hAnsi="Times New Roman" w:cs="Times New Roman"/>
        </w:rPr>
      </w:pPr>
      <w:r>
        <w:rPr>
          <w:rStyle w:val="CommentReference"/>
        </w:rPr>
        <w:commentReference w:id="7"/>
      </w:r>
    </w:p>
    <w:p w14:paraId="4DCC69D0" w14:textId="37F47E48" w:rsidR="004B72E2" w:rsidRPr="0079500E" w:rsidRDefault="004B72E2" w:rsidP="004B72E2">
      <w:pPr>
        <w:jc w:val="both"/>
        <w:rPr>
          <w:rFonts w:ascii="Times New Roman" w:hAnsi="Times New Roman" w:cs="Times New Roman"/>
          <w:b/>
          <w:bCs/>
        </w:rPr>
      </w:pPr>
      <w:r>
        <w:rPr>
          <w:rFonts w:ascii="Times New Roman" w:hAnsi="Times New Roman" w:cs="Times New Roman"/>
          <w:b/>
          <w:bCs/>
        </w:rPr>
        <w:t xml:space="preserve">[M1 - bis] Multiple </w:t>
      </w:r>
      <w:proofErr w:type="gramStart"/>
      <w:r>
        <w:rPr>
          <w:rFonts w:ascii="Times New Roman" w:hAnsi="Times New Roman" w:cs="Times New Roman"/>
          <w:b/>
          <w:bCs/>
        </w:rPr>
        <w:t>parent</w:t>
      </w:r>
      <w:proofErr w:type="gramEnd"/>
      <w:r>
        <w:rPr>
          <w:rFonts w:ascii="Times New Roman" w:hAnsi="Times New Roman" w:cs="Times New Roman"/>
          <w:b/>
          <w:bCs/>
        </w:rPr>
        <w:t xml:space="preserve"> with causal independence (Noisy OR)</w:t>
      </w:r>
    </w:p>
    <w:p w14:paraId="360439EA" w14:textId="45D7C909" w:rsidR="004B72E2" w:rsidRDefault="004B72E2" w:rsidP="004B72E2">
      <w:pPr>
        <w:jc w:val="both"/>
        <w:rPr>
          <w:rFonts w:ascii="Times New Roman" w:hAnsi="Times New Roman" w:cs="Times New Roman"/>
        </w:rPr>
      </w:pPr>
      <w:r>
        <w:rPr>
          <w:rFonts w:ascii="Times New Roman" w:hAnsi="Times New Roman" w:cs="Times New Roman"/>
        </w:rPr>
        <w:t>Parent nodes can act independently. For example, node A has three parents (B, C and D). Node D is a binary node that act as an “activator”: when its state is 0, the state of A is 0 (or low) independently from the state of the nodes B and C. When the node D is activated (=1), nodes B and C produce their effect. But node B and node C are also independent. The Noisy-OR approach consists in modelling individual probabilities independently. The CPT can be implemented by applying the method M1 to each subsection of the CPT.</w:t>
      </w:r>
      <w:r w:rsidR="0084612C">
        <w:rPr>
          <w:rFonts w:ascii="Times New Roman" w:hAnsi="Times New Roman" w:cs="Times New Roman"/>
        </w:rPr>
        <w:t xml:space="preserve"> </w:t>
      </w:r>
    </w:p>
    <w:p w14:paraId="1D3D254B" w14:textId="77777777" w:rsidR="004B72E2" w:rsidRDefault="004B72E2" w:rsidP="008B787B">
      <w:pPr>
        <w:jc w:val="both"/>
        <w:rPr>
          <w:rFonts w:ascii="Times New Roman" w:hAnsi="Times New Roman" w:cs="Times New Roman"/>
          <w:b/>
          <w:bCs/>
        </w:rPr>
      </w:pPr>
    </w:p>
    <w:p w14:paraId="2247A102" w14:textId="30FAB6A2" w:rsidR="008B787B" w:rsidRPr="0079500E" w:rsidRDefault="008B787B" w:rsidP="008B787B">
      <w:pPr>
        <w:jc w:val="both"/>
        <w:rPr>
          <w:rFonts w:ascii="Times New Roman" w:hAnsi="Times New Roman" w:cs="Times New Roman"/>
          <w:b/>
          <w:bCs/>
        </w:rPr>
      </w:pPr>
      <w:r>
        <w:rPr>
          <w:rFonts w:ascii="Times New Roman" w:hAnsi="Times New Roman" w:cs="Times New Roman"/>
          <w:b/>
          <w:bCs/>
        </w:rPr>
        <w:lastRenderedPageBreak/>
        <w:t>[M</w:t>
      </w:r>
      <w:r w:rsidR="004B72E2">
        <w:rPr>
          <w:rFonts w:ascii="Times New Roman" w:hAnsi="Times New Roman" w:cs="Times New Roman"/>
          <w:b/>
          <w:bCs/>
        </w:rPr>
        <w:t>2</w:t>
      </w:r>
      <w:r>
        <w:rPr>
          <w:rFonts w:ascii="Times New Roman" w:hAnsi="Times New Roman" w:cs="Times New Roman"/>
          <w:b/>
          <w:bCs/>
        </w:rPr>
        <w:t xml:space="preserve">] </w:t>
      </w:r>
      <w:r w:rsidR="004B72E2">
        <w:rPr>
          <w:rFonts w:ascii="Times New Roman" w:hAnsi="Times New Roman" w:cs="Times New Roman"/>
          <w:b/>
          <w:bCs/>
        </w:rPr>
        <w:t>M</w:t>
      </w:r>
      <w:r>
        <w:rPr>
          <w:rFonts w:ascii="Times New Roman" w:hAnsi="Times New Roman" w:cs="Times New Roman"/>
          <w:b/>
          <w:bCs/>
        </w:rPr>
        <w:t>ultiple parent</w:t>
      </w:r>
      <w:r w:rsidR="00335BC3">
        <w:rPr>
          <w:rFonts w:ascii="Times New Roman" w:hAnsi="Times New Roman" w:cs="Times New Roman"/>
          <w:b/>
          <w:bCs/>
        </w:rPr>
        <w:t>s</w:t>
      </w:r>
    </w:p>
    <w:p w14:paraId="30F87D81" w14:textId="57B87EBA" w:rsidR="008B787B" w:rsidRPr="009E4643" w:rsidRDefault="008B787B" w:rsidP="008B787B">
      <w:pPr>
        <w:jc w:val="both"/>
        <w:rPr>
          <w:rFonts w:ascii="Times New Roman" w:hAnsi="Times New Roman" w:cs="Times New Roman"/>
        </w:rPr>
      </w:pPr>
      <w:r>
        <w:rPr>
          <w:rFonts w:ascii="Times New Roman" w:hAnsi="Times New Roman" w:cs="Times New Roman"/>
        </w:rPr>
        <w:t>When a child has multiple parents with multiple states (binary or more), t</w:t>
      </w:r>
      <w:r w:rsidRPr="009E4643">
        <w:rPr>
          <w:rFonts w:ascii="Times New Roman" w:hAnsi="Times New Roman" w:cs="Times New Roman"/>
        </w:rPr>
        <w:t xml:space="preserve">he distribution of a child node </w:t>
      </w:r>
      <w:r>
        <w:rPr>
          <w:rFonts w:ascii="Times New Roman" w:hAnsi="Times New Roman" w:cs="Times New Roman"/>
        </w:rPr>
        <w:t xml:space="preserve">can be calculated </w:t>
      </w:r>
      <w:r w:rsidRPr="009E4643">
        <w:rPr>
          <w:rFonts w:ascii="Times New Roman" w:hAnsi="Times New Roman" w:cs="Times New Roman"/>
        </w:rPr>
        <w:t>by implementing algorithms based on the state</w:t>
      </w:r>
      <w:r w:rsidR="00D618E2">
        <w:rPr>
          <w:rFonts w:ascii="Times New Roman" w:hAnsi="Times New Roman" w:cs="Times New Roman"/>
        </w:rPr>
        <w:t>, direction (positive or negative)</w:t>
      </w:r>
      <w:r w:rsidRPr="009E4643">
        <w:rPr>
          <w:rFonts w:ascii="Times New Roman" w:hAnsi="Times New Roman" w:cs="Times New Roman"/>
        </w:rPr>
        <w:t xml:space="preserve"> </w:t>
      </w:r>
      <w:r>
        <w:rPr>
          <w:rFonts w:ascii="Times New Roman" w:hAnsi="Times New Roman" w:cs="Times New Roman"/>
        </w:rPr>
        <w:t xml:space="preserve">and weight </w:t>
      </w:r>
      <w:r w:rsidRPr="009E4643">
        <w:rPr>
          <w:rFonts w:ascii="Times New Roman" w:hAnsi="Times New Roman" w:cs="Times New Roman"/>
        </w:rPr>
        <w:t xml:space="preserve">of their parents </w:t>
      </w:r>
      <w:r w:rsidRPr="009E4643">
        <w:rPr>
          <w:rFonts w:ascii="Times New Roman" w:hAnsi="Times New Roman" w:cs="Times New Roman"/>
        </w:rPr>
        <w:fldChar w:fldCharType="begin"/>
      </w:r>
      <w:r w:rsidR="00D527A7">
        <w:rPr>
          <w:rFonts w:ascii="Times New Roman" w:hAnsi="Times New Roman" w:cs="Times New Roman"/>
        </w:rPr>
        <w:instrText xml:space="preserve"> ADDIN ZOTERO_ITEM CSL_CITATION {"citationID":"1zfvc7tP","properties":{"formattedCitation":"(Fenton {\\i{}et al.}, 2007)","plainCitation":"(Fenton et al., 2007)","noteIndex":0},"citationItems":[{"id":1170,"uris":["http://zotero.org/users/6838574/items/UWTJSI5C"],"itemData":{"id":1170,"type":"article-journal","abstract":"Although Bayesian Nets (BNs) are increasingly being used to solve real world risk problems, their use is still constrained by the difficulty of constructing the node probability tables (NPTs). A key challenge is to construct relevant NPTs using the minimal amount of expert elicitation, recognising that it is rarely cost-effective to elicit complete sets of probability values. We describe a simple approach to defining NPTs for a large class of commonly occurring nodes (called ranked nodes). The approach is based on the doubly truncated Normal distribution with a central tendency that is invariably a type of weighted function of the parent nodes. In extensive real-world case studies we have found that this approach is sufficient for generating the NPTs of a very large class of nodes. We describe one such case study for validation purposes. The approach has been fully automated in a commercial tool, called AgenaRisk, and is thus accessible to all types of domain experts. We believe this work represents a useful contribution to BN research and technology since its application makes the difference between being able to build realistic BN models and not.","container-title":"IEEE Transactions on Knowledge and Data Engineering","DOI":"10.1109/TKDE.2007.1073","ISSN":"1041-4347","issue":"10","journalAbbreviation":"IEEE Trans. Knowl. Data Eng.","language":"en","license":"https://ieeexplore.ieee.org/Xplorehelp/downloads/license-information/IEEE.html","page":"1420-1432","source":"DOI.org (Crossref)","title":"Using Ranked Nodes to Model Qualitative Judgments in Bayesian Networks","volume":"19","author":[{"family":"Fenton","given":"Norman E."},{"family":"Neil","given":"Martin"},{"family":"Caballero","given":"Jose Galan"}],"issued":{"date-parts":[["2007",10]]}}}],"schema":"https://github.com/citation-style-language/schema/raw/master/csl-citation.json"} </w:instrText>
      </w:r>
      <w:r w:rsidRPr="009E4643">
        <w:rPr>
          <w:rFonts w:ascii="Times New Roman" w:hAnsi="Times New Roman" w:cs="Times New Roman"/>
        </w:rPr>
        <w:fldChar w:fldCharType="separate"/>
      </w:r>
      <w:r w:rsidRPr="009E4643">
        <w:rPr>
          <w:rFonts w:ascii="Times New Roman" w:hAnsi="Times New Roman" w:cs="Times New Roman"/>
          <w:kern w:val="0"/>
        </w:rPr>
        <w:t xml:space="preserve">(Fenton </w:t>
      </w:r>
      <w:r w:rsidRPr="009E4643">
        <w:rPr>
          <w:rFonts w:ascii="Times New Roman" w:hAnsi="Times New Roman" w:cs="Times New Roman"/>
          <w:i/>
          <w:iCs/>
          <w:kern w:val="0"/>
        </w:rPr>
        <w:t>et al.</w:t>
      </w:r>
      <w:r w:rsidRPr="009E4643">
        <w:rPr>
          <w:rFonts w:ascii="Times New Roman" w:hAnsi="Times New Roman" w:cs="Times New Roman"/>
          <w:kern w:val="0"/>
        </w:rPr>
        <w:t>, 2007)</w:t>
      </w:r>
      <w:r w:rsidRPr="009E4643">
        <w:rPr>
          <w:rFonts w:ascii="Times New Roman" w:hAnsi="Times New Roman" w:cs="Times New Roman"/>
        </w:rPr>
        <w:fldChar w:fldCharType="end"/>
      </w:r>
      <w:r w:rsidRPr="009E4643">
        <w:rPr>
          <w:rFonts w:ascii="Times New Roman" w:hAnsi="Times New Roman" w:cs="Times New Roman"/>
        </w:rPr>
        <w:t>. There are different algorithms:</w:t>
      </w:r>
    </w:p>
    <w:p w14:paraId="47F3850C" w14:textId="77777777" w:rsidR="008B787B" w:rsidRDefault="008B787B" w:rsidP="008B787B">
      <w:pPr>
        <w:jc w:val="both"/>
        <w:rPr>
          <w:rFonts w:ascii="Times New Roman" w:hAnsi="Times New Roman" w:cs="Times New Roman"/>
        </w:rPr>
      </w:pPr>
      <w:r w:rsidRPr="009E4643">
        <w:rPr>
          <w:rFonts w:ascii="Times New Roman" w:hAnsi="Times New Roman" w:cs="Times New Roman"/>
        </w:rPr>
        <w:t>Weighted average gives a linear result depending on states and weights</w:t>
      </w:r>
    </w:p>
    <w:p w14:paraId="6443E643" w14:textId="77777777" w:rsidR="008B787B" w:rsidRDefault="008B787B" w:rsidP="008B787B">
      <w:pPr>
        <w:jc w:val="center"/>
        <w:rPr>
          <w:rFonts w:ascii="Times New Roman" w:eastAsiaTheme="minorEastAsia" w:hAnsi="Times New Roman" w:cs="Times New Roman"/>
          <w:sz w:val="22"/>
          <w:szCs w:val="22"/>
        </w:rPr>
      </w:pPr>
      <m:oMath>
        <m:r>
          <w:rPr>
            <w:rFonts w:ascii="Cambria Math" w:hAnsi="Cambria Math" w:cs="Times New Roman"/>
            <w:sz w:val="22"/>
            <w:szCs w:val="22"/>
          </w:rPr>
          <m:t xml:space="preserve">μ= </m:t>
        </m:r>
        <m:f>
          <m:fPr>
            <m:ctrlPr>
              <w:rPr>
                <w:rFonts w:ascii="Cambria Math" w:hAnsi="Cambria Math" w:cs="Times New Roman"/>
                <w:i/>
                <w:sz w:val="22"/>
                <w:szCs w:val="22"/>
              </w:rPr>
            </m:ctrlPr>
          </m:fPr>
          <m:num>
            <m:nary>
              <m:naryPr>
                <m:chr m:val="∑"/>
                <m:limLoc m:val="undOvr"/>
                <m:ctrlPr>
                  <w:rPr>
                    <w:rFonts w:ascii="Cambria Math" w:hAnsi="Cambria Math" w:cs="Times New Roman"/>
                    <w:i/>
                    <w:sz w:val="22"/>
                    <w:szCs w:val="22"/>
                  </w:rPr>
                </m:ctrlPr>
              </m:naryPr>
              <m:sub>
                <m:r>
                  <w:rPr>
                    <w:rFonts w:ascii="Cambria Math" w:hAnsi="Cambria Math" w:cs="Times New Roman"/>
                    <w:sz w:val="22"/>
                    <w:szCs w:val="22"/>
                  </w:rPr>
                  <m:t>i=1</m:t>
                </m:r>
              </m:sub>
              <m:sup>
                <m:r>
                  <w:rPr>
                    <w:rFonts w:ascii="Cambria Math" w:hAnsi="Cambria Math" w:cs="Times New Roman"/>
                    <w:sz w:val="22"/>
                    <w:szCs w:val="22"/>
                  </w:rPr>
                  <m:t>n</m:t>
                </m:r>
              </m:sup>
              <m:e>
                <m:sSub>
                  <m:sSubPr>
                    <m:ctrlPr>
                      <w:rPr>
                        <w:rFonts w:ascii="Cambria Math" w:hAnsi="Cambria Math" w:cs="Times New Roman"/>
                        <w:i/>
                        <w:sz w:val="22"/>
                        <w:szCs w:val="22"/>
                      </w:rPr>
                    </m:ctrlPr>
                  </m:sSubPr>
                  <m:e>
                    <m:r>
                      <w:rPr>
                        <w:rFonts w:ascii="Cambria Math" w:hAnsi="Cambria Math" w:cs="Times New Roman"/>
                        <w:sz w:val="22"/>
                        <w:szCs w:val="22"/>
                      </w:rPr>
                      <m:t>w</m:t>
                    </m:r>
                  </m:e>
                  <m:sub>
                    <m:r>
                      <w:rPr>
                        <w:rFonts w:ascii="Cambria Math" w:hAnsi="Cambria Math" w:cs="Times New Roman"/>
                        <w:sz w:val="22"/>
                        <w:szCs w:val="22"/>
                      </w:rPr>
                      <m:t>i</m:t>
                    </m:r>
                  </m:sub>
                </m:sSub>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i</m:t>
                    </m:r>
                  </m:sub>
                </m:sSub>
              </m:e>
            </m:nary>
          </m:num>
          <m:den>
            <m:nary>
              <m:naryPr>
                <m:chr m:val="∑"/>
                <m:limLoc m:val="undOvr"/>
                <m:ctrlPr>
                  <w:rPr>
                    <w:rFonts w:ascii="Cambria Math" w:hAnsi="Cambria Math" w:cs="Times New Roman"/>
                    <w:i/>
                    <w:sz w:val="22"/>
                    <w:szCs w:val="22"/>
                  </w:rPr>
                </m:ctrlPr>
              </m:naryPr>
              <m:sub>
                <m:r>
                  <w:rPr>
                    <w:rFonts w:ascii="Cambria Math" w:hAnsi="Cambria Math" w:cs="Times New Roman"/>
                    <w:sz w:val="22"/>
                    <w:szCs w:val="22"/>
                  </w:rPr>
                  <m:t>i=1</m:t>
                </m:r>
              </m:sub>
              <m:sup>
                <m:r>
                  <w:rPr>
                    <w:rFonts w:ascii="Cambria Math" w:hAnsi="Cambria Math" w:cs="Times New Roman"/>
                    <w:sz w:val="22"/>
                    <w:szCs w:val="22"/>
                  </w:rPr>
                  <m:t>n</m:t>
                </m:r>
              </m:sup>
              <m:e>
                <m:sSub>
                  <m:sSubPr>
                    <m:ctrlPr>
                      <w:rPr>
                        <w:rFonts w:ascii="Cambria Math" w:hAnsi="Cambria Math" w:cs="Times New Roman"/>
                        <w:i/>
                        <w:sz w:val="22"/>
                        <w:szCs w:val="22"/>
                      </w:rPr>
                    </m:ctrlPr>
                  </m:sSubPr>
                  <m:e>
                    <m:r>
                      <w:rPr>
                        <w:rFonts w:ascii="Cambria Math" w:hAnsi="Cambria Math" w:cs="Times New Roman"/>
                        <w:sz w:val="22"/>
                        <w:szCs w:val="22"/>
                      </w:rPr>
                      <m:t>w</m:t>
                    </m:r>
                  </m:e>
                  <m:sub>
                    <m:r>
                      <w:rPr>
                        <w:rFonts w:ascii="Cambria Math" w:hAnsi="Cambria Math" w:cs="Times New Roman"/>
                        <w:sz w:val="22"/>
                        <w:szCs w:val="22"/>
                      </w:rPr>
                      <m:t>i</m:t>
                    </m:r>
                  </m:sub>
                </m:sSub>
              </m:e>
            </m:nary>
          </m:den>
        </m:f>
      </m:oMath>
      <w:r>
        <w:rPr>
          <w:rFonts w:ascii="Times New Roman" w:eastAsiaTheme="minorEastAsia" w:hAnsi="Times New Roman" w:cs="Times New Roman"/>
          <w:sz w:val="22"/>
          <w:szCs w:val="22"/>
        </w:rPr>
        <w:t>; [Eq. 1]</w:t>
      </w:r>
    </w:p>
    <w:p w14:paraId="1BE58E6E" w14:textId="77777777" w:rsidR="008B787B" w:rsidRPr="009E4643" w:rsidRDefault="008B787B" w:rsidP="008B787B">
      <w:pPr>
        <w:jc w:val="both"/>
        <w:rPr>
          <w:rFonts w:ascii="Times New Roman" w:eastAsiaTheme="minorEastAsia" w:hAnsi="Times New Roman" w:cs="Times New Roman"/>
          <w:sz w:val="22"/>
          <w:szCs w:val="22"/>
        </w:rPr>
      </w:pPr>
      <w:r w:rsidRPr="009E4643">
        <w:rPr>
          <w:rFonts w:ascii="Times New Roman" w:hAnsi="Times New Roman" w:cs="Times New Roman"/>
        </w:rPr>
        <w:t>Weighted min assigns more contribution to small states</w:t>
      </w:r>
    </w:p>
    <w:p w14:paraId="5095CFA0" w14:textId="77777777" w:rsidR="008B787B" w:rsidRDefault="008B787B" w:rsidP="008B787B">
      <w:pPr>
        <w:jc w:val="center"/>
        <w:rPr>
          <w:rFonts w:ascii="Times New Roman" w:eastAsiaTheme="minorEastAsia" w:hAnsi="Times New Roman" w:cs="Times New Roman"/>
          <w:sz w:val="22"/>
          <w:szCs w:val="22"/>
        </w:rPr>
      </w:pPr>
      <m:oMath>
        <m:r>
          <w:rPr>
            <w:rFonts w:ascii="Cambria Math" w:hAnsi="Cambria Math" w:cs="Times New Roman"/>
            <w:sz w:val="22"/>
            <w:szCs w:val="22"/>
          </w:rPr>
          <m:t>μ=</m:t>
        </m:r>
        <m:r>
          <m:rPr>
            <m:sty m:val="p"/>
          </m:rPr>
          <w:rPr>
            <w:rFonts w:ascii="Cambria Math" w:hAnsi="Cambria Math" w:cs="Times New Roman"/>
            <w:sz w:val="22"/>
            <w:szCs w:val="22"/>
          </w:rPr>
          <m:t>min</m:t>
        </m:r>
        <m:d>
          <m:dPr>
            <m:begChr m:val="["/>
            <m:endChr m:val="]"/>
            <m:ctrlPr>
              <w:rPr>
                <w:rFonts w:ascii="Cambria Math" w:hAnsi="Cambria Math" w:cs="Times New Roman"/>
                <w:i/>
                <w:sz w:val="22"/>
                <w:szCs w:val="22"/>
                <w:lang w:val="sv-SE"/>
              </w:rPr>
            </m:ctrlPr>
          </m:dPr>
          <m:e>
            <m:f>
              <m:fPr>
                <m:ctrlPr>
                  <w:rPr>
                    <w:rFonts w:ascii="Cambria Math" w:hAnsi="Cambria Math" w:cs="Times New Roman"/>
                    <w:i/>
                    <w:sz w:val="22"/>
                    <w:szCs w:val="22"/>
                  </w:rPr>
                </m:ctrlPr>
              </m:fPr>
              <m:num>
                <m:sSub>
                  <m:sSubPr>
                    <m:ctrlPr>
                      <w:rPr>
                        <w:rFonts w:ascii="Cambria Math" w:hAnsi="Cambria Math" w:cs="Times New Roman"/>
                        <w:i/>
                        <w:sz w:val="22"/>
                        <w:szCs w:val="22"/>
                      </w:rPr>
                    </m:ctrlPr>
                  </m:sSubPr>
                  <m:e>
                    <m:r>
                      <w:rPr>
                        <w:rFonts w:ascii="Cambria Math" w:hAnsi="Cambria Math" w:cs="Times New Roman"/>
                        <w:sz w:val="22"/>
                        <w:szCs w:val="22"/>
                      </w:rPr>
                      <m:t>w</m:t>
                    </m:r>
                  </m:e>
                  <m:sub>
                    <m:r>
                      <w:rPr>
                        <w:rFonts w:ascii="Cambria Math" w:hAnsi="Cambria Math" w:cs="Times New Roman"/>
                        <w:sz w:val="22"/>
                        <w:szCs w:val="22"/>
                      </w:rPr>
                      <m:t>i</m:t>
                    </m:r>
                  </m:sub>
                </m:sSub>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i</m:t>
                    </m:r>
                  </m:sub>
                </m:sSub>
                <m:r>
                  <w:rPr>
                    <w:rFonts w:ascii="Cambria Math" w:hAnsi="Cambria Math" w:cs="Times New Roman"/>
                    <w:sz w:val="22"/>
                    <w:szCs w:val="22"/>
                  </w:rPr>
                  <m:t xml:space="preserve">+ </m:t>
                </m:r>
                <m:nary>
                  <m:naryPr>
                    <m:chr m:val="∑"/>
                    <m:limLoc m:val="undOvr"/>
                    <m:ctrlPr>
                      <w:rPr>
                        <w:rFonts w:ascii="Cambria Math" w:hAnsi="Cambria Math" w:cs="Times New Roman"/>
                        <w:i/>
                        <w:sz w:val="22"/>
                        <w:szCs w:val="22"/>
                      </w:rPr>
                    </m:ctrlPr>
                  </m:naryPr>
                  <m:sub>
                    <m:r>
                      <w:rPr>
                        <w:rFonts w:ascii="Cambria Math" w:hAnsi="Cambria Math" w:cs="Times New Roman"/>
                        <w:sz w:val="22"/>
                        <w:szCs w:val="22"/>
                      </w:rPr>
                      <m:t>i≠</m:t>
                    </m:r>
                    <m:r>
                      <w:rPr>
                        <w:rFonts w:ascii="Cambria Math" w:hAnsi="Cambria Math" w:cs="Times New Roman"/>
                        <w:sz w:val="22"/>
                        <w:szCs w:val="22"/>
                        <w:lang w:val="sv-SE"/>
                      </w:rPr>
                      <m:t>j</m:t>
                    </m:r>
                  </m:sub>
                  <m:sup>
                    <m:r>
                      <w:rPr>
                        <w:rFonts w:ascii="Cambria Math" w:hAnsi="Cambria Math" w:cs="Times New Roman"/>
                        <w:sz w:val="22"/>
                        <w:szCs w:val="22"/>
                      </w:rPr>
                      <m:t>n</m:t>
                    </m:r>
                  </m:sup>
                  <m:e>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j</m:t>
                        </m:r>
                      </m:sub>
                    </m:sSub>
                  </m:e>
                </m:nary>
              </m:num>
              <m:den>
                <m:sSub>
                  <m:sSubPr>
                    <m:ctrlPr>
                      <w:rPr>
                        <w:rFonts w:ascii="Cambria Math" w:hAnsi="Cambria Math" w:cs="Times New Roman"/>
                        <w:i/>
                        <w:sz w:val="22"/>
                        <w:szCs w:val="22"/>
                      </w:rPr>
                    </m:ctrlPr>
                  </m:sSubPr>
                  <m:e>
                    <m:r>
                      <w:rPr>
                        <w:rFonts w:ascii="Cambria Math" w:hAnsi="Cambria Math" w:cs="Times New Roman"/>
                        <w:sz w:val="22"/>
                        <w:szCs w:val="22"/>
                      </w:rPr>
                      <m:t>w</m:t>
                    </m:r>
                  </m:e>
                  <m:sub>
                    <m:r>
                      <w:rPr>
                        <w:rFonts w:ascii="Cambria Math" w:hAnsi="Cambria Math" w:cs="Times New Roman"/>
                        <w:sz w:val="22"/>
                        <w:szCs w:val="22"/>
                      </w:rPr>
                      <m:t>i</m:t>
                    </m:r>
                  </m:sub>
                </m:sSub>
                <m:r>
                  <w:rPr>
                    <w:rFonts w:ascii="Cambria Math" w:hAnsi="Cambria Math" w:cs="Times New Roman"/>
                    <w:sz w:val="22"/>
                    <w:szCs w:val="22"/>
                  </w:rPr>
                  <m:t>+(n-1)</m:t>
                </m:r>
              </m:den>
            </m:f>
          </m:e>
        </m:d>
      </m:oMath>
      <w:r w:rsidRPr="00CD420E">
        <w:rPr>
          <w:rFonts w:ascii="Times New Roman" w:eastAsiaTheme="minorEastAsia" w:hAnsi="Times New Roman" w:cs="Times New Roman"/>
          <w:sz w:val="22"/>
          <w:szCs w:val="22"/>
        </w:rPr>
        <w:t>;</w:t>
      </w:r>
      <w:r>
        <w:rPr>
          <w:rFonts w:ascii="Times New Roman" w:eastAsiaTheme="minorEastAsia" w:hAnsi="Times New Roman" w:cs="Times New Roman"/>
          <w:sz w:val="22"/>
          <w:szCs w:val="22"/>
        </w:rPr>
        <w:t xml:space="preserve"> [Eq. 2]</w:t>
      </w:r>
    </w:p>
    <w:p w14:paraId="1E4B19C6" w14:textId="77777777" w:rsidR="008B787B" w:rsidRPr="009E4643" w:rsidRDefault="008B787B" w:rsidP="008B787B">
      <w:pPr>
        <w:jc w:val="both"/>
        <w:rPr>
          <w:rFonts w:ascii="Times New Roman" w:eastAsiaTheme="minorEastAsia" w:hAnsi="Times New Roman" w:cs="Times New Roman"/>
          <w:sz w:val="22"/>
          <w:szCs w:val="22"/>
        </w:rPr>
      </w:pPr>
      <w:r w:rsidRPr="009E4643">
        <w:rPr>
          <w:rFonts w:ascii="Times New Roman" w:hAnsi="Times New Roman" w:cs="Times New Roman"/>
        </w:rPr>
        <w:t xml:space="preserve">Weighted </w:t>
      </w:r>
      <w:r>
        <w:rPr>
          <w:rFonts w:ascii="Times New Roman" w:hAnsi="Times New Roman" w:cs="Times New Roman"/>
        </w:rPr>
        <w:t>max</w:t>
      </w:r>
      <w:r w:rsidRPr="009E4643">
        <w:rPr>
          <w:rFonts w:ascii="Times New Roman" w:hAnsi="Times New Roman" w:cs="Times New Roman"/>
        </w:rPr>
        <w:t xml:space="preserve"> assigns more contribution to </w:t>
      </w:r>
      <w:r>
        <w:rPr>
          <w:rFonts w:ascii="Times New Roman" w:hAnsi="Times New Roman" w:cs="Times New Roman"/>
        </w:rPr>
        <w:t>large</w:t>
      </w:r>
      <w:r w:rsidRPr="009E4643">
        <w:rPr>
          <w:rFonts w:ascii="Times New Roman" w:hAnsi="Times New Roman" w:cs="Times New Roman"/>
        </w:rPr>
        <w:t xml:space="preserve"> states</w:t>
      </w:r>
    </w:p>
    <w:p w14:paraId="422882F1" w14:textId="77777777" w:rsidR="008B787B" w:rsidRDefault="008B787B" w:rsidP="008B787B">
      <w:pPr>
        <w:jc w:val="center"/>
        <w:rPr>
          <w:rFonts w:ascii="Times New Roman" w:eastAsiaTheme="minorEastAsia" w:hAnsi="Times New Roman" w:cs="Times New Roman"/>
          <w:sz w:val="22"/>
          <w:szCs w:val="22"/>
        </w:rPr>
      </w:pPr>
      <m:oMath>
        <m:r>
          <w:rPr>
            <w:rFonts w:ascii="Cambria Math" w:hAnsi="Cambria Math" w:cs="Times New Roman"/>
            <w:sz w:val="22"/>
            <w:szCs w:val="22"/>
          </w:rPr>
          <m:t>μ=</m:t>
        </m:r>
        <m:r>
          <m:rPr>
            <m:sty m:val="p"/>
          </m:rPr>
          <w:rPr>
            <w:rFonts w:ascii="Cambria Math" w:hAnsi="Cambria Math" w:cs="Times New Roman"/>
            <w:sz w:val="22"/>
            <w:szCs w:val="22"/>
          </w:rPr>
          <m:t>max</m:t>
        </m:r>
        <m:d>
          <m:dPr>
            <m:begChr m:val="["/>
            <m:endChr m:val="]"/>
            <m:ctrlPr>
              <w:rPr>
                <w:rFonts w:ascii="Cambria Math" w:hAnsi="Cambria Math" w:cs="Times New Roman"/>
                <w:i/>
                <w:sz w:val="22"/>
                <w:szCs w:val="22"/>
                <w:lang w:val="sv-SE"/>
              </w:rPr>
            </m:ctrlPr>
          </m:dPr>
          <m:e>
            <m:f>
              <m:fPr>
                <m:ctrlPr>
                  <w:rPr>
                    <w:rFonts w:ascii="Cambria Math" w:hAnsi="Cambria Math" w:cs="Times New Roman"/>
                    <w:i/>
                    <w:sz w:val="22"/>
                    <w:szCs w:val="22"/>
                  </w:rPr>
                </m:ctrlPr>
              </m:fPr>
              <m:num>
                <m:sSub>
                  <m:sSubPr>
                    <m:ctrlPr>
                      <w:rPr>
                        <w:rFonts w:ascii="Cambria Math" w:hAnsi="Cambria Math" w:cs="Times New Roman"/>
                        <w:i/>
                        <w:sz w:val="22"/>
                        <w:szCs w:val="22"/>
                      </w:rPr>
                    </m:ctrlPr>
                  </m:sSubPr>
                  <m:e>
                    <m:r>
                      <w:rPr>
                        <w:rFonts w:ascii="Cambria Math" w:hAnsi="Cambria Math" w:cs="Times New Roman"/>
                        <w:sz w:val="22"/>
                        <w:szCs w:val="22"/>
                      </w:rPr>
                      <m:t>w</m:t>
                    </m:r>
                  </m:e>
                  <m:sub>
                    <m:r>
                      <w:rPr>
                        <w:rFonts w:ascii="Cambria Math" w:hAnsi="Cambria Math" w:cs="Times New Roman"/>
                        <w:sz w:val="22"/>
                        <w:szCs w:val="22"/>
                      </w:rPr>
                      <m:t>i</m:t>
                    </m:r>
                  </m:sub>
                </m:sSub>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i</m:t>
                    </m:r>
                  </m:sub>
                </m:sSub>
                <m:r>
                  <w:rPr>
                    <w:rFonts w:ascii="Cambria Math" w:hAnsi="Cambria Math" w:cs="Times New Roman"/>
                    <w:sz w:val="22"/>
                    <w:szCs w:val="22"/>
                  </w:rPr>
                  <m:t xml:space="preserve">+ </m:t>
                </m:r>
                <m:nary>
                  <m:naryPr>
                    <m:chr m:val="∑"/>
                    <m:limLoc m:val="undOvr"/>
                    <m:ctrlPr>
                      <w:rPr>
                        <w:rFonts w:ascii="Cambria Math" w:hAnsi="Cambria Math" w:cs="Times New Roman"/>
                        <w:i/>
                        <w:sz w:val="22"/>
                        <w:szCs w:val="22"/>
                      </w:rPr>
                    </m:ctrlPr>
                  </m:naryPr>
                  <m:sub>
                    <m:r>
                      <w:rPr>
                        <w:rFonts w:ascii="Cambria Math" w:hAnsi="Cambria Math" w:cs="Times New Roman"/>
                        <w:sz w:val="22"/>
                        <w:szCs w:val="22"/>
                      </w:rPr>
                      <m:t>i≠</m:t>
                    </m:r>
                    <m:r>
                      <w:rPr>
                        <w:rFonts w:ascii="Cambria Math" w:hAnsi="Cambria Math" w:cs="Times New Roman"/>
                        <w:sz w:val="22"/>
                        <w:szCs w:val="22"/>
                        <w:lang w:val="sv-SE"/>
                      </w:rPr>
                      <m:t>j</m:t>
                    </m:r>
                  </m:sub>
                  <m:sup>
                    <m:r>
                      <w:rPr>
                        <w:rFonts w:ascii="Cambria Math" w:hAnsi="Cambria Math" w:cs="Times New Roman"/>
                        <w:sz w:val="22"/>
                        <w:szCs w:val="22"/>
                      </w:rPr>
                      <m:t>n</m:t>
                    </m:r>
                  </m:sup>
                  <m:e>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j</m:t>
                        </m:r>
                      </m:sub>
                    </m:sSub>
                  </m:e>
                </m:nary>
              </m:num>
              <m:den>
                <m:sSub>
                  <m:sSubPr>
                    <m:ctrlPr>
                      <w:rPr>
                        <w:rFonts w:ascii="Cambria Math" w:hAnsi="Cambria Math" w:cs="Times New Roman"/>
                        <w:i/>
                        <w:sz w:val="22"/>
                        <w:szCs w:val="22"/>
                      </w:rPr>
                    </m:ctrlPr>
                  </m:sSubPr>
                  <m:e>
                    <m:r>
                      <w:rPr>
                        <w:rFonts w:ascii="Cambria Math" w:hAnsi="Cambria Math" w:cs="Times New Roman"/>
                        <w:sz w:val="22"/>
                        <w:szCs w:val="22"/>
                      </w:rPr>
                      <m:t>w</m:t>
                    </m:r>
                  </m:e>
                  <m:sub>
                    <m:r>
                      <w:rPr>
                        <w:rFonts w:ascii="Cambria Math" w:hAnsi="Cambria Math" w:cs="Times New Roman"/>
                        <w:sz w:val="22"/>
                        <w:szCs w:val="22"/>
                      </w:rPr>
                      <m:t>i</m:t>
                    </m:r>
                  </m:sub>
                </m:sSub>
                <m:r>
                  <w:rPr>
                    <w:rFonts w:ascii="Cambria Math" w:hAnsi="Cambria Math" w:cs="Times New Roman"/>
                    <w:sz w:val="22"/>
                    <w:szCs w:val="22"/>
                  </w:rPr>
                  <m:t>+(n-1)</m:t>
                </m:r>
              </m:den>
            </m:f>
          </m:e>
        </m:d>
      </m:oMath>
      <w:r w:rsidRPr="00CD420E">
        <w:rPr>
          <w:rFonts w:ascii="Times New Roman" w:eastAsiaTheme="minorEastAsia" w:hAnsi="Times New Roman" w:cs="Times New Roman"/>
          <w:sz w:val="22"/>
          <w:szCs w:val="22"/>
        </w:rPr>
        <w:t>;</w:t>
      </w:r>
      <w:r>
        <w:rPr>
          <w:rFonts w:ascii="Times New Roman" w:eastAsiaTheme="minorEastAsia" w:hAnsi="Times New Roman" w:cs="Times New Roman"/>
          <w:sz w:val="22"/>
          <w:szCs w:val="22"/>
        </w:rPr>
        <w:t xml:space="preserve"> [Eq. 3]</w:t>
      </w:r>
    </w:p>
    <w:p w14:paraId="5B351B7B" w14:textId="3356F196" w:rsidR="00B6473C" w:rsidRDefault="00E22A5E" w:rsidP="00B6473C">
      <w:pPr>
        <w:jc w:val="both"/>
        <w:rPr>
          <w:rFonts w:ascii="Times New Roman" w:hAnsi="Times New Roman" w:cs="Times New Roman"/>
        </w:rPr>
      </w:pPr>
      <w:r w:rsidRPr="00E22A5E">
        <w:rPr>
          <w:rFonts w:ascii="Times New Roman" w:hAnsi="Times New Roman" w:cs="Times New Roman"/>
        </w:rPr>
        <w:t xml:space="preserve">For example, </w:t>
      </w:r>
      <w:r w:rsidR="00D618E2">
        <w:rPr>
          <w:rFonts w:ascii="Times New Roman" w:hAnsi="Times New Roman" w:cs="Times New Roman"/>
        </w:rPr>
        <w:t>here parent C has a weight = 2 and negative effect, parent B has weight = 1 and positive effect. The algorithm implemented is weighted min. The CPT for node A is:</w:t>
      </w:r>
    </w:p>
    <w:tbl>
      <w:tblPr>
        <w:tblStyle w:val="TableGrid"/>
        <w:tblW w:w="0" w:type="auto"/>
        <w:jc w:val="center"/>
        <w:tblLook w:val="04A0" w:firstRow="1" w:lastRow="0" w:firstColumn="1" w:lastColumn="0" w:noHBand="0" w:noVBand="1"/>
      </w:tblPr>
      <w:tblGrid>
        <w:gridCol w:w="826"/>
        <w:gridCol w:w="858"/>
        <w:gridCol w:w="858"/>
        <w:gridCol w:w="888"/>
        <w:gridCol w:w="858"/>
        <w:gridCol w:w="858"/>
        <w:gridCol w:w="888"/>
        <w:gridCol w:w="858"/>
        <w:gridCol w:w="858"/>
        <w:gridCol w:w="888"/>
      </w:tblGrid>
      <w:tr w:rsidR="00E22A5E" w:rsidRPr="00E22A5E" w14:paraId="7A8F8BCC" w14:textId="3B86A928" w:rsidTr="00772147">
        <w:trPr>
          <w:jc w:val="center"/>
        </w:trPr>
        <w:tc>
          <w:tcPr>
            <w:tcW w:w="0" w:type="auto"/>
          </w:tcPr>
          <w:p w14:paraId="521BD70F" w14:textId="77777777" w:rsidR="00E22A5E" w:rsidRPr="00E22A5E" w:rsidRDefault="00E22A5E" w:rsidP="00772147">
            <w:pPr>
              <w:jc w:val="both"/>
              <w:rPr>
                <w:rFonts w:ascii="Times New Roman" w:hAnsi="Times New Roman" w:cs="Times New Roman"/>
                <w:sz w:val="18"/>
                <w:szCs w:val="18"/>
              </w:rPr>
            </w:pPr>
          </w:p>
        </w:tc>
        <w:tc>
          <w:tcPr>
            <w:tcW w:w="0" w:type="auto"/>
            <w:gridSpan w:val="3"/>
          </w:tcPr>
          <w:p w14:paraId="58935807" w14:textId="4244B5CE" w:rsidR="00E22A5E" w:rsidRPr="00E22A5E" w:rsidRDefault="00E22A5E" w:rsidP="00772147">
            <w:pPr>
              <w:jc w:val="both"/>
              <w:rPr>
                <w:rFonts w:ascii="Times New Roman" w:hAnsi="Times New Roman" w:cs="Times New Roman"/>
                <w:sz w:val="18"/>
                <w:szCs w:val="18"/>
              </w:rPr>
            </w:pPr>
            <w:r>
              <w:rPr>
                <w:rFonts w:ascii="Times New Roman" w:hAnsi="Times New Roman" w:cs="Times New Roman"/>
                <w:sz w:val="18"/>
                <w:szCs w:val="18"/>
              </w:rPr>
              <w:t>C = Low</w:t>
            </w:r>
          </w:p>
        </w:tc>
        <w:tc>
          <w:tcPr>
            <w:tcW w:w="0" w:type="auto"/>
            <w:gridSpan w:val="3"/>
          </w:tcPr>
          <w:p w14:paraId="579816F3" w14:textId="4166BBBB" w:rsidR="00E22A5E" w:rsidRPr="00E22A5E" w:rsidRDefault="00E22A5E" w:rsidP="00772147">
            <w:pPr>
              <w:jc w:val="both"/>
              <w:rPr>
                <w:rFonts w:ascii="Times New Roman" w:hAnsi="Times New Roman" w:cs="Times New Roman"/>
                <w:sz w:val="18"/>
                <w:szCs w:val="18"/>
              </w:rPr>
            </w:pPr>
            <w:r>
              <w:rPr>
                <w:rFonts w:ascii="Times New Roman" w:hAnsi="Times New Roman" w:cs="Times New Roman"/>
                <w:sz w:val="18"/>
                <w:szCs w:val="18"/>
              </w:rPr>
              <w:t>C = Medium</w:t>
            </w:r>
          </w:p>
        </w:tc>
        <w:tc>
          <w:tcPr>
            <w:tcW w:w="0" w:type="auto"/>
            <w:gridSpan w:val="3"/>
          </w:tcPr>
          <w:p w14:paraId="3814356E" w14:textId="330ADF02" w:rsidR="00E22A5E" w:rsidRPr="00E22A5E" w:rsidRDefault="00E22A5E" w:rsidP="00772147">
            <w:pPr>
              <w:jc w:val="both"/>
              <w:rPr>
                <w:rFonts w:ascii="Times New Roman" w:hAnsi="Times New Roman" w:cs="Times New Roman"/>
                <w:sz w:val="18"/>
                <w:szCs w:val="18"/>
              </w:rPr>
            </w:pPr>
            <w:r>
              <w:rPr>
                <w:rFonts w:ascii="Times New Roman" w:hAnsi="Times New Roman" w:cs="Times New Roman"/>
                <w:sz w:val="18"/>
                <w:szCs w:val="18"/>
              </w:rPr>
              <w:t>C = High</w:t>
            </w:r>
          </w:p>
        </w:tc>
      </w:tr>
      <w:tr w:rsidR="00E22A5E" w:rsidRPr="00E22A5E" w14:paraId="29C09154" w14:textId="7A5284E4" w:rsidTr="00E22A5E">
        <w:trPr>
          <w:jc w:val="center"/>
        </w:trPr>
        <w:tc>
          <w:tcPr>
            <w:tcW w:w="0" w:type="auto"/>
          </w:tcPr>
          <w:p w14:paraId="6CA668BD" w14:textId="77777777" w:rsidR="00E22A5E" w:rsidRPr="00E22A5E" w:rsidRDefault="00E22A5E" w:rsidP="00E22A5E">
            <w:pPr>
              <w:jc w:val="both"/>
              <w:rPr>
                <w:rFonts w:ascii="Times New Roman" w:hAnsi="Times New Roman" w:cs="Times New Roman"/>
                <w:sz w:val="18"/>
                <w:szCs w:val="18"/>
              </w:rPr>
            </w:pPr>
          </w:p>
        </w:tc>
        <w:tc>
          <w:tcPr>
            <w:tcW w:w="0" w:type="auto"/>
          </w:tcPr>
          <w:p w14:paraId="470D1D8F" w14:textId="2C92B203" w:rsidR="00E22A5E" w:rsidRPr="00E22A5E" w:rsidRDefault="00E22A5E" w:rsidP="00E22A5E">
            <w:pPr>
              <w:jc w:val="both"/>
              <w:rPr>
                <w:rFonts w:ascii="Times New Roman" w:hAnsi="Times New Roman" w:cs="Times New Roman"/>
                <w:sz w:val="18"/>
                <w:szCs w:val="18"/>
              </w:rPr>
            </w:pPr>
            <w:r w:rsidRPr="00E22A5E">
              <w:rPr>
                <w:rFonts w:ascii="Times New Roman" w:hAnsi="Times New Roman" w:cs="Times New Roman"/>
                <w:sz w:val="18"/>
                <w:szCs w:val="18"/>
              </w:rPr>
              <w:t>B = Low</w:t>
            </w:r>
          </w:p>
        </w:tc>
        <w:tc>
          <w:tcPr>
            <w:tcW w:w="0" w:type="auto"/>
          </w:tcPr>
          <w:p w14:paraId="5D33DD60" w14:textId="040F4B16" w:rsidR="00E22A5E" w:rsidRPr="00E22A5E" w:rsidRDefault="00E22A5E" w:rsidP="00E22A5E">
            <w:pPr>
              <w:jc w:val="both"/>
              <w:rPr>
                <w:rFonts w:ascii="Times New Roman" w:hAnsi="Times New Roman" w:cs="Times New Roman"/>
                <w:sz w:val="18"/>
                <w:szCs w:val="18"/>
              </w:rPr>
            </w:pPr>
            <w:r w:rsidRPr="00E22A5E">
              <w:rPr>
                <w:rFonts w:ascii="Times New Roman" w:hAnsi="Times New Roman" w:cs="Times New Roman"/>
                <w:sz w:val="18"/>
                <w:szCs w:val="18"/>
              </w:rPr>
              <w:t>B = Med</w:t>
            </w:r>
          </w:p>
        </w:tc>
        <w:tc>
          <w:tcPr>
            <w:tcW w:w="0" w:type="auto"/>
          </w:tcPr>
          <w:p w14:paraId="59C9A932" w14:textId="529BAAA7" w:rsidR="00E22A5E" w:rsidRPr="00E22A5E" w:rsidRDefault="00E22A5E" w:rsidP="00E22A5E">
            <w:pPr>
              <w:jc w:val="both"/>
              <w:rPr>
                <w:rFonts w:ascii="Times New Roman" w:hAnsi="Times New Roman" w:cs="Times New Roman"/>
                <w:sz w:val="18"/>
                <w:szCs w:val="18"/>
              </w:rPr>
            </w:pPr>
            <w:r w:rsidRPr="00E22A5E">
              <w:rPr>
                <w:rFonts w:ascii="Times New Roman" w:hAnsi="Times New Roman" w:cs="Times New Roman"/>
                <w:sz w:val="18"/>
                <w:szCs w:val="18"/>
              </w:rPr>
              <w:t>B = High</w:t>
            </w:r>
          </w:p>
        </w:tc>
        <w:tc>
          <w:tcPr>
            <w:tcW w:w="0" w:type="auto"/>
          </w:tcPr>
          <w:p w14:paraId="5CCCFAC7" w14:textId="17E82207" w:rsidR="00E22A5E" w:rsidRPr="00E22A5E" w:rsidRDefault="00E22A5E" w:rsidP="00E22A5E">
            <w:pPr>
              <w:jc w:val="both"/>
              <w:rPr>
                <w:rFonts w:ascii="Times New Roman" w:hAnsi="Times New Roman" w:cs="Times New Roman"/>
                <w:sz w:val="18"/>
                <w:szCs w:val="18"/>
              </w:rPr>
            </w:pPr>
            <w:r w:rsidRPr="00E22A5E">
              <w:rPr>
                <w:rFonts w:ascii="Times New Roman" w:hAnsi="Times New Roman" w:cs="Times New Roman"/>
                <w:sz w:val="18"/>
                <w:szCs w:val="18"/>
              </w:rPr>
              <w:t>B = Low</w:t>
            </w:r>
          </w:p>
        </w:tc>
        <w:tc>
          <w:tcPr>
            <w:tcW w:w="0" w:type="auto"/>
          </w:tcPr>
          <w:p w14:paraId="0555D23D" w14:textId="3F6E22B6" w:rsidR="00E22A5E" w:rsidRPr="00E22A5E" w:rsidRDefault="00E22A5E" w:rsidP="00E22A5E">
            <w:pPr>
              <w:jc w:val="both"/>
              <w:rPr>
                <w:rFonts w:ascii="Times New Roman" w:hAnsi="Times New Roman" w:cs="Times New Roman"/>
                <w:sz w:val="18"/>
                <w:szCs w:val="18"/>
              </w:rPr>
            </w:pPr>
            <w:r w:rsidRPr="00E22A5E">
              <w:rPr>
                <w:rFonts w:ascii="Times New Roman" w:hAnsi="Times New Roman" w:cs="Times New Roman"/>
                <w:sz w:val="18"/>
                <w:szCs w:val="18"/>
              </w:rPr>
              <w:t>B = Med</w:t>
            </w:r>
          </w:p>
        </w:tc>
        <w:tc>
          <w:tcPr>
            <w:tcW w:w="0" w:type="auto"/>
          </w:tcPr>
          <w:p w14:paraId="45B61F0F" w14:textId="7F36747C" w:rsidR="00E22A5E" w:rsidRPr="00E22A5E" w:rsidRDefault="00E22A5E" w:rsidP="00E22A5E">
            <w:pPr>
              <w:jc w:val="both"/>
              <w:rPr>
                <w:rFonts w:ascii="Times New Roman" w:hAnsi="Times New Roman" w:cs="Times New Roman"/>
                <w:sz w:val="18"/>
                <w:szCs w:val="18"/>
              </w:rPr>
            </w:pPr>
            <w:r w:rsidRPr="00E22A5E">
              <w:rPr>
                <w:rFonts w:ascii="Times New Roman" w:hAnsi="Times New Roman" w:cs="Times New Roman"/>
                <w:sz w:val="18"/>
                <w:szCs w:val="18"/>
              </w:rPr>
              <w:t>B = High</w:t>
            </w:r>
          </w:p>
        </w:tc>
        <w:tc>
          <w:tcPr>
            <w:tcW w:w="0" w:type="auto"/>
          </w:tcPr>
          <w:p w14:paraId="67D8305B" w14:textId="7E6B8EE3" w:rsidR="00E22A5E" w:rsidRPr="00E22A5E" w:rsidRDefault="00E22A5E" w:rsidP="00E22A5E">
            <w:pPr>
              <w:jc w:val="both"/>
              <w:rPr>
                <w:rFonts w:ascii="Times New Roman" w:hAnsi="Times New Roman" w:cs="Times New Roman"/>
                <w:sz w:val="18"/>
                <w:szCs w:val="18"/>
              </w:rPr>
            </w:pPr>
            <w:r w:rsidRPr="00E22A5E">
              <w:rPr>
                <w:rFonts w:ascii="Times New Roman" w:hAnsi="Times New Roman" w:cs="Times New Roman"/>
                <w:sz w:val="18"/>
                <w:szCs w:val="18"/>
              </w:rPr>
              <w:t>B = Low</w:t>
            </w:r>
          </w:p>
        </w:tc>
        <w:tc>
          <w:tcPr>
            <w:tcW w:w="0" w:type="auto"/>
          </w:tcPr>
          <w:p w14:paraId="40ABB05C" w14:textId="7F55A694" w:rsidR="00E22A5E" w:rsidRPr="00E22A5E" w:rsidRDefault="00E22A5E" w:rsidP="00E22A5E">
            <w:pPr>
              <w:jc w:val="both"/>
              <w:rPr>
                <w:rFonts w:ascii="Times New Roman" w:hAnsi="Times New Roman" w:cs="Times New Roman"/>
                <w:sz w:val="18"/>
                <w:szCs w:val="18"/>
              </w:rPr>
            </w:pPr>
            <w:r w:rsidRPr="00E22A5E">
              <w:rPr>
                <w:rFonts w:ascii="Times New Roman" w:hAnsi="Times New Roman" w:cs="Times New Roman"/>
                <w:sz w:val="18"/>
                <w:szCs w:val="18"/>
              </w:rPr>
              <w:t>B = Med</w:t>
            </w:r>
          </w:p>
        </w:tc>
        <w:tc>
          <w:tcPr>
            <w:tcW w:w="0" w:type="auto"/>
          </w:tcPr>
          <w:p w14:paraId="4AC1070E" w14:textId="13E48650" w:rsidR="00E22A5E" w:rsidRPr="00E22A5E" w:rsidRDefault="00E22A5E" w:rsidP="00E22A5E">
            <w:pPr>
              <w:jc w:val="both"/>
              <w:rPr>
                <w:rFonts w:ascii="Times New Roman" w:hAnsi="Times New Roman" w:cs="Times New Roman"/>
                <w:sz w:val="18"/>
                <w:szCs w:val="18"/>
              </w:rPr>
            </w:pPr>
            <w:r w:rsidRPr="00E22A5E">
              <w:rPr>
                <w:rFonts w:ascii="Times New Roman" w:hAnsi="Times New Roman" w:cs="Times New Roman"/>
                <w:sz w:val="18"/>
                <w:szCs w:val="18"/>
              </w:rPr>
              <w:t>B = High</w:t>
            </w:r>
          </w:p>
        </w:tc>
      </w:tr>
      <w:tr w:rsidR="00E22A5E" w:rsidRPr="00E22A5E" w14:paraId="6A10804B" w14:textId="6A387109" w:rsidTr="00E22A5E">
        <w:trPr>
          <w:jc w:val="center"/>
        </w:trPr>
        <w:tc>
          <w:tcPr>
            <w:tcW w:w="0" w:type="auto"/>
          </w:tcPr>
          <w:p w14:paraId="5B941B1B" w14:textId="77777777" w:rsidR="00E22A5E" w:rsidRPr="00E22A5E" w:rsidRDefault="00E22A5E" w:rsidP="00772147">
            <w:pPr>
              <w:jc w:val="both"/>
              <w:rPr>
                <w:rFonts w:ascii="Times New Roman" w:hAnsi="Times New Roman" w:cs="Times New Roman"/>
                <w:sz w:val="18"/>
                <w:szCs w:val="18"/>
              </w:rPr>
            </w:pPr>
            <w:r w:rsidRPr="00E22A5E">
              <w:rPr>
                <w:rFonts w:ascii="Times New Roman" w:hAnsi="Times New Roman" w:cs="Times New Roman"/>
                <w:sz w:val="18"/>
                <w:szCs w:val="18"/>
              </w:rPr>
              <w:t>Low</w:t>
            </w:r>
          </w:p>
        </w:tc>
        <w:tc>
          <w:tcPr>
            <w:tcW w:w="0" w:type="auto"/>
          </w:tcPr>
          <w:p w14:paraId="5BE0C19C" w14:textId="52F2910E" w:rsidR="00E22A5E" w:rsidRPr="00E22A5E" w:rsidRDefault="00D618E2" w:rsidP="00772147">
            <w:pPr>
              <w:jc w:val="both"/>
              <w:rPr>
                <w:rFonts w:ascii="Times New Roman" w:hAnsi="Times New Roman" w:cs="Times New Roman"/>
                <w:sz w:val="18"/>
                <w:szCs w:val="18"/>
              </w:rPr>
            </w:pPr>
            <w:r>
              <w:rPr>
                <w:rFonts w:ascii="Times New Roman" w:hAnsi="Times New Roman" w:cs="Times New Roman"/>
                <w:sz w:val="18"/>
                <w:szCs w:val="18"/>
              </w:rPr>
              <w:t>0.04</w:t>
            </w:r>
          </w:p>
        </w:tc>
        <w:tc>
          <w:tcPr>
            <w:tcW w:w="0" w:type="auto"/>
          </w:tcPr>
          <w:p w14:paraId="58705F9A" w14:textId="2DDEF7E0" w:rsidR="00E22A5E" w:rsidRPr="00E22A5E" w:rsidRDefault="00D618E2" w:rsidP="00772147">
            <w:pPr>
              <w:jc w:val="both"/>
              <w:rPr>
                <w:rFonts w:ascii="Times New Roman" w:hAnsi="Times New Roman" w:cs="Times New Roman"/>
                <w:sz w:val="18"/>
                <w:szCs w:val="18"/>
              </w:rPr>
            </w:pPr>
            <w:r>
              <w:rPr>
                <w:rFonts w:ascii="Times New Roman" w:hAnsi="Times New Roman" w:cs="Times New Roman"/>
                <w:sz w:val="18"/>
                <w:szCs w:val="18"/>
              </w:rPr>
              <w:t>0</w:t>
            </w:r>
          </w:p>
        </w:tc>
        <w:tc>
          <w:tcPr>
            <w:tcW w:w="0" w:type="auto"/>
          </w:tcPr>
          <w:p w14:paraId="6E9BA108" w14:textId="395EB44B" w:rsidR="00E22A5E" w:rsidRPr="00E22A5E" w:rsidRDefault="00D618E2" w:rsidP="00772147">
            <w:pPr>
              <w:jc w:val="both"/>
              <w:rPr>
                <w:rFonts w:ascii="Times New Roman" w:hAnsi="Times New Roman" w:cs="Times New Roman"/>
                <w:sz w:val="18"/>
                <w:szCs w:val="18"/>
              </w:rPr>
            </w:pPr>
            <w:r>
              <w:rPr>
                <w:rFonts w:ascii="Times New Roman" w:hAnsi="Times New Roman" w:cs="Times New Roman"/>
                <w:sz w:val="18"/>
                <w:szCs w:val="18"/>
              </w:rPr>
              <w:t>0</w:t>
            </w:r>
          </w:p>
        </w:tc>
        <w:tc>
          <w:tcPr>
            <w:tcW w:w="0" w:type="auto"/>
          </w:tcPr>
          <w:p w14:paraId="074EE802" w14:textId="472FEB26" w:rsidR="00E22A5E" w:rsidRPr="00E22A5E" w:rsidRDefault="00E22A5E" w:rsidP="00772147">
            <w:pPr>
              <w:jc w:val="both"/>
              <w:rPr>
                <w:rFonts w:ascii="Times New Roman" w:hAnsi="Times New Roman" w:cs="Times New Roman"/>
                <w:sz w:val="18"/>
                <w:szCs w:val="18"/>
              </w:rPr>
            </w:pPr>
            <w:r>
              <w:rPr>
                <w:rFonts w:ascii="Times New Roman" w:hAnsi="Times New Roman" w:cs="Times New Roman"/>
                <w:sz w:val="18"/>
                <w:szCs w:val="18"/>
              </w:rPr>
              <w:t>0.9</w:t>
            </w:r>
          </w:p>
        </w:tc>
        <w:tc>
          <w:tcPr>
            <w:tcW w:w="0" w:type="auto"/>
          </w:tcPr>
          <w:p w14:paraId="6ABAB843" w14:textId="3BFBF590" w:rsidR="00E22A5E" w:rsidRPr="00E22A5E" w:rsidRDefault="00E22A5E" w:rsidP="00772147">
            <w:pPr>
              <w:jc w:val="both"/>
              <w:rPr>
                <w:rFonts w:ascii="Times New Roman" w:hAnsi="Times New Roman" w:cs="Times New Roman"/>
                <w:sz w:val="18"/>
                <w:szCs w:val="18"/>
              </w:rPr>
            </w:pPr>
            <w:r>
              <w:rPr>
                <w:rFonts w:ascii="Times New Roman" w:hAnsi="Times New Roman" w:cs="Times New Roman"/>
                <w:sz w:val="18"/>
                <w:szCs w:val="18"/>
              </w:rPr>
              <w:t>0.08</w:t>
            </w:r>
          </w:p>
        </w:tc>
        <w:tc>
          <w:tcPr>
            <w:tcW w:w="0" w:type="auto"/>
          </w:tcPr>
          <w:p w14:paraId="01A0E3B3" w14:textId="4C08565A" w:rsidR="00E22A5E" w:rsidRPr="00E22A5E" w:rsidRDefault="00E22A5E" w:rsidP="00772147">
            <w:pPr>
              <w:jc w:val="both"/>
              <w:rPr>
                <w:rFonts w:ascii="Times New Roman" w:hAnsi="Times New Roman" w:cs="Times New Roman"/>
                <w:sz w:val="18"/>
                <w:szCs w:val="18"/>
              </w:rPr>
            </w:pPr>
            <w:r>
              <w:rPr>
                <w:rFonts w:ascii="Times New Roman" w:hAnsi="Times New Roman" w:cs="Times New Roman"/>
                <w:sz w:val="18"/>
                <w:szCs w:val="18"/>
              </w:rPr>
              <w:t>0</w:t>
            </w:r>
          </w:p>
        </w:tc>
        <w:tc>
          <w:tcPr>
            <w:tcW w:w="0" w:type="auto"/>
          </w:tcPr>
          <w:p w14:paraId="57B17639" w14:textId="431A2359" w:rsidR="00E22A5E" w:rsidRPr="00E22A5E" w:rsidRDefault="00E22A5E" w:rsidP="00772147">
            <w:pPr>
              <w:jc w:val="both"/>
              <w:rPr>
                <w:rFonts w:ascii="Times New Roman" w:hAnsi="Times New Roman" w:cs="Times New Roman"/>
                <w:sz w:val="18"/>
                <w:szCs w:val="18"/>
              </w:rPr>
            </w:pPr>
            <w:r>
              <w:rPr>
                <w:rFonts w:ascii="Times New Roman" w:hAnsi="Times New Roman" w:cs="Times New Roman"/>
                <w:sz w:val="18"/>
                <w:szCs w:val="18"/>
              </w:rPr>
              <w:t>1</w:t>
            </w:r>
          </w:p>
        </w:tc>
        <w:tc>
          <w:tcPr>
            <w:tcW w:w="0" w:type="auto"/>
          </w:tcPr>
          <w:p w14:paraId="402EDD73" w14:textId="58BEFF21" w:rsidR="00E22A5E" w:rsidRPr="00E22A5E" w:rsidRDefault="00E22A5E" w:rsidP="00772147">
            <w:pPr>
              <w:jc w:val="both"/>
              <w:rPr>
                <w:rFonts w:ascii="Times New Roman" w:hAnsi="Times New Roman" w:cs="Times New Roman"/>
                <w:sz w:val="18"/>
                <w:szCs w:val="18"/>
              </w:rPr>
            </w:pPr>
            <w:r>
              <w:rPr>
                <w:rFonts w:ascii="Times New Roman" w:hAnsi="Times New Roman" w:cs="Times New Roman"/>
                <w:sz w:val="18"/>
                <w:szCs w:val="18"/>
              </w:rPr>
              <w:t>0.96</w:t>
            </w:r>
          </w:p>
        </w:tc>
        <w:tc>
          <w:tcPr>
            <w:tcW w:w="0" w:type="auto"/>
          </w:tcPr>
          <w:p w14:paraId="12555504" w14:textId="43F86BD3" w:rsidR="00E22A5E" w:rsidRPr="00E22A5E" w:rsidRDefault="00E22A5E" w:rsidP="00772147">
            <w:pPr>
              <w:jc w:val="both"/>
              <w:rPr>
                <w:rFonts w:ascii="Times New Roman" w:hAnsi="Times New Roman" w:cs="Times New Roman"/>
                <w:sz w:val="18"/>
                <w:szCs w:val="18"/>
              </w:rPr>
            </w:pPr>
            <w:r>
              <w:rPr>
                <w:rFonts w:ascii="Times New Roman" w:hAnsi="Times New Roman" w:cs="Times New Roman"/>
                <w:sz w:val="18"/>
                <w:szCs w:val="18"/>
              </w:rPr>
              <w:t>0.49</w:t>
            </w:r>
          </w:p>
        </w:tc>
      </w:tr>
      <w:tr w:rsidR="00E22A5E" w:rsidRPr="00E22A5E" w14:paraId="06CF6742" w14:textId="6EAB3FC2" w:rsidTr="00E22A5E">
        <w:trPr>
          <w:jc w:val="center"/>
        </w:trPr>
        <w:tc>
          <w:tcPr>
            <w:tcW w:w="0" w:type="auto"/>
          </w:tcPr>
          <w:p w14:paraId="1616A5EC" w14:textId="77777777" w:rsidR="00E22A5E" w:rsidRPr="00E22A5E" w:rsidRDefault="00E22A5E" w:rsidP="00772147">
            <w:pPr>
              <w:jc w:val="both"/>
              <w:rPr>
                <w:rFonts w:ascii="Times New Roman" w:hAnsi="Times New Roman" w:cs="Times New Roman"/>
                <w:sz w:val="18"/>
                <w:szCs w:val="18"/>
              </w:rPr>
            </w:pPr>
            <w:r w:rsidRPr="00E22A5E">
              <w:rPr>
                <w:rFonts w:ascii="Times New Roman" w:hAnsi="Times New Roman" w:cs="Times New Roman"/>
                <w:sz w:val="18"/>
                <w:szCs w:val="18"/>
              </w:rPr>
              <w:t>Medium</w:t>
            </w:r>
          </w:p>
        </w:tc>
        <w:tc>
          <w:tcPr>
            <w:tcW w:w="0" w:type="auto"/>
          </w:tcPr>
          <w:p w14:paraId="7DE81F0E" w14:textId="08DD9E04" w:rsidR="00E22A5E" w:rsidRPr="00E22A5E" w:rsidRDefault="00D618E2" w:rsidP="00772147">
            <w:pPr>
              <w:jc w:val="both"/>
              <w:rPr>
                <w:rFonts w:ascii="Times New Roman" w:hAnsi="Times New Roman" w:cs="Times New Roman"/>
                <w:sz w:val="18"/>
                <w:szCs w:val="18"/>
              </w:rPr>
            </w:pPr>
            <w:r>
              <w:rPr>
                <w:rFonts w:ascii="Times New Roman" w:hAnsi="Times New Roman" w:cs="Times New Roman"/>
                <w:sz w:val="18"/>
                <w:szCs w:val="18"/>
              </w:rPr>
              <w:t>0.93</w:t>
            </w:r>
          </w:p>
        </w:tc>
        <w:tc>
          <w:tcPr>
            <w:tcW w:w="0" w:type="auto"/>
          </w:tcPr>
          <w:p w14:paraId="4CFC5180" w14:textId="7E701B94" w:rsidR="00E22A5E" w:rsidRPr="00E22A5E" w:rsidRDefault="00D618E2" w:rsidP="00772147">
            <w:pPr>
              <w:jc w:val="both"/>
              <w:rPr>
                <w:rFonts w:ascii="Times New Roman" w:hAnsi="Times New Roman" w:cs="Times New Roman"/>
                <w:sz w:val="18"/>
                <w:szCs w:val="18"/>
              </w:rPr>
            </w:pPr>
            <w:r>
              <w:rPr>
                <w:rFonts w:ascii="Times New Roman" w:hAnsi="Times New Roman" w:cs="Times New Roman"/>
                <w:sz w:val="18"/>
                <w:szCs w:val="18"/>
              </w:rPr>
              <w:t>0.35</w:t>
            </w:r>
          </w:p>
        </w:tc>
        <w:tc>
          <w:tcPr>
            <w:tcW w:w="0" w:type="auto"/>
          </w:tcPr>
          <w:p w14:paraId="67C8B4B1" w14:textId="01376117" w:rsidR="00E22A5E" w:rsidRPr="00E22A5E" w:rsidRDefault="00D618E2" w:rsidP="00772147">
            <w:pPr>
              <w:jc w:val="both"/>
              <w:rPr>
                <w:rFonts w:ascii="Times New Roman" w:hAnsi="Times New Roman" w:cs="Times New Roman"/>
                <w:sz w:val="18"/>
                <w:szCs w:val="18"/>
              </w:rPr>
            </w:pPr>
            <w:r>
              <w:rPr>
                <w:rFonts w:ascii="Times New Roman" w:hAnsi="Times New Roman" w:cs="Times New Roman"/>
                <w:sz w:val="18"/>
                <w:szCs w:val="18"/>
              </w:rPr>
              <w:t>0</w:t>
            </w:r>
          </w:p>
        </w:tc>
        <w:tc>
          <w:tcPr>
            <w:tcW w:w="0" w:type="auto"/>
          </w:tcPr>
          <w:p w14:paraId="74ECAED5" w14:textId="14D07EE1" w:rsidR="00E22A5E" w:rsidRPr="00E22A5E" w:rsidRDefault="00E22A5E" w:rsidP="00772147">
            <w:pPr>
              <w:jc w:val="both"/>
              <w:rPr>
                <w:rFonts w:ascii="Times New Roman" w:hAnsi="Times New Roman" w:cs="Times New Roman"/>
                <w:sz w:val="18"/>
                <w:szCs w:val="18"/>
              </w:rPr>
            </w:pPr>
            <w:r>
              <w:rPr>
                <w:rFonts w:ascii="Times New Roman" w:hAnsi="Times New Roman" w:cs="Times New Roman"/>
                <w:sz w:val="18"/>
                <w:szCs w:val="18"/>
              </w:rPr>
              <w:t>0.1</w:t>
            </w:r>
          </w:p>
        </w:tc>
        <w:tc>
          <w:tcPr>
            <w:tcW w:w="0" w:type="auto"/>
          </w:tcPr>
          <w:p w14:paraId="4C520176" w14:textId="755EEEF1" w:rsidR="00E22A5E" w:rsidRPr="00E22A5E" w:rsidRDefault="00E22A5E" w:rsidP="00772147">
            <w:pPr>
              <w:jc w:val="both"/>
              <w:rPr>
                <w:rFonts w:ascii="Times New Roman" w:hAnsi="Times New Roman" w:cs="Times New Roman"/>
                <w:sz w:val="18"/>
                <w:szCs w:val="18"/>
              </w:rPr>
            </w:pPr>
            <w:r>
              <w:rPr>
                <w:rFonts w:ascii="Times New Roman" w:hAnsi="Times New Roman" w:cs="Times New Roman"/>
                <w:sz w:val="18"/>
                <w:szCs w:val="18"/>
              </w:rPr>
              <w:t>0.87</w:t>
            </w:r>
          </w:p>
        </w:tc>
        <w:tc>
          <w:tcPr>
            <w:tcW w:w="0" w:type="auto"/>
          </w:tcPr>
          <w:p w14:paraId="43C47E77" w14:textId="265F0725" w:rsidR="00E22A5E" w:rsidRPr="00E22A5E" w:rsidRDefault="00E22A5E" w:rsidP="00772147">
            <w:pPr>
              <w:jc w:val="both"/>
              <w:rPr>
                <w:rFonts w:ascii="Times New Roman" w:hAnsi="Times New Roman" w:cs="Times New Roman"/>
                <w:sz w:val="18"/>
                <w:szCs w:val="18"/>
              </w:rPr>
            </w:pPr>
            <w:r>
              <w:rPr>
                <w:rFonts w:ascii="Times New Roman" w:hAnsi="Times New Roman" w:cs="Times New Roman"/>
                <w:sz w:val="18"/>
                <w:szCs w:val="18"/>
              </w:rPr>
              <w:t>0.52</w:t>
            </w:r>
          </w:p>
        </w:tc>
        <w:tc>
          <w:tcPr>
            <w:tcW w:w="0" w:type="auto"/>
          </w:tcPr>
          <w:p w14:paraId="0A40A35C" w14:textId="5CCADC15" w:rsidR="00E22A5E" w:rsidRPr="00E22A5E" w:rsidRDefault="00E22A5E" w:rsidP="00772147">
            <w:pPr>
              <w:jc w:val="both"/>
              <w:rPr>
                <w:rFonts w:ascii="Times New Roman" w:hAnsi="Times New Roman" w:cs="Times New Roman"/>
                <w:sz w:val="18"/>
                <w:szCs w:val="18"/>
              </w:rPr>
            </w:pPr>
            <w:r>
              <w:rPr>
                <w:rFonts w:ascii="Times New Roman" w:hAnsi="Times New Roman" w:cs="Times New Roman"/>
                <w:sz w:val="18"/>
                <w:szCs w:val="18"/>
              </w:rPr>
              <w:t>0</w:t>
            </w:r>
          </w:p>
        </w:tc>
        <w:tc>
          <w:tcPr>
            <w:tcW w:w="0" w:type="auto"/>
          </w:tcPr>
          <w:p w14:paraId="4F43ECA1" w14:textId="2F9BB55B" w:rsidR="00E22A5E" w:rsidRPr="00E22A5E" w:rsidRDefault="00E22A5E" w:rsidP="00772147">
            <w:pPr>
              <w:jc w:val="both"/>
              <w:rPr>
                <w:rFonts w:ascii="Times New Roman" w:hAnsi="Times New Roman" w:cs="Times New Roman"/>
                <w:sz w:val="18"/>
                <w:szCs w:val="18"/>
              </w:rPr>
            </w:pPr>
            <w:r>
              <w:rPr>
                <w:rFonts w:ascii="Times New Roman" w:hAnsi="Times New Roman" w:cs="Times New Roman"/>
                <w:sz w:val="18"/>
                <w:szCs w:val="18"/>
              </w:rPr>
              <w:t>0.04</w:t>
            </w:r>
          </w:p>
        </w:tc>
        <w:tc>
          <w:tcPr>
            <w:tcW w:w="0" w:type="auto"/>
          </w:tcPr>
          <w:p w14:paraId="3AB9F65B" w14:textId="5F0194E5" w:rsidR="00E22A5E" w:rsidRPr="00E22A5E" w:rsidRDefault="00E22A5E" w:rsidP="00772147">
            <w:pPr>
              <w:jc w:val="both"/>
              <w:rPr>
                <w:rFonts w:ascii="Times New Roman" w:hAnsi="Times New Roman" w:cs="Times New Roman"/>
                <w:sz w:val="18"/>
                <w:szCs w:val="18"/>
              </w:rPr>
            </w:pPr>
            <w:r>
              <w:rPr>
                <w:rFonts w:ascii="Times New Roman" w:hAnsi="Times New Roman" w:cs="Times New Roman"/>
                <w:sz w:val="18"/>
                <w:szCs w:val="18"/>
              </w:rPr>
              <w:t>0.51</w:t>
            </w:r>
          </w:p>
        </w:tc>
      </w:tr>
      <w:tr w:rsidR="00E22A5E" w:rsidRPr="00E22A5E" w14:paraId="482AF25B" w14:textId="0B2CC4B9" w:rsidTr="00E22A5E">
        <w:trPr>
          <w:jc w:val="center"/>
        </w:trPr>
        <w:tc>
          <w:tcPr>
            <w:tcW w:w="0" w:type="auto"/>
          </w:tcPr>
          <w:p w14:paraId="5DB8F497" w14:textId="77777777" w:rsidR="00E22A5E" w:rsidRPr="00E22A5E" w:rsidRDefault="00E22A5E" w:rsidP="00772147">
            <w:pPr>
              <w:jc w:val="both"/>
              <w:rPr>
                <w:rFonts w:ascii="Times New Roman" w:hAnsi="Times New Roman" w:cs="Times New Roman"/>
                <w:sz w:val="18"/>
                <w:szCs w:val="18"/>
              </w:rPr>
            </w:pPr>
            <w:r w:rsidRPr="00E22A5E">
              <w:rPr>
                <w:rFonts w:ascii="Times New Roman" w:hAnsi="Times New Roman" w:cs="Times New Roman"/>
                <w:sz w:val="18"/>
                <w:szCs w:val="18"/>
              </w:rPr>
              <w:t>High</w:t>
            </w:r>
          </w:p>
        </w:tc>
        <w:tc>
          <w:tcPr>
            <w:tcW w:w="0" w:type="auto"/>
          </w:tcPr>
          <w:p w14:paraId="1B8C25BE" w14:textId="3671F59F" w:rsidR="00E22A5E" w:rsidRPr="00E22A5E" w:rsidRDefault="00D618E2" w:rsidP="00772147">
            <w:pPr>
              <w:jc w:val="both"/>
              <w:rPr>
                <w:rFonts w:ascii="Times New Roman" w:hAnsi="Times New Roman" w:cs="Times New Roman"/>
                <w:sz w:val="18"/>
                <w:szCs w:val="18"/>
              </w:rPr>
            </w:pPr>
            <w:r>
              <w:rPr>
                <w:rFonts w:ascii="Times New Roman" w:hAnsi="Times New Roman" w:cs="Times New Roman"/>
                <w:sz w:val="18"/>
                <w:szCs w:val="18"/>
              </w:rPr>
              <w:t>0.03</w:t>
            </w:r>
          </w:p>
        </w:tc>
        <w:tc>
          <w:tcPr>
            <w:tcW w:w="0" w:type="auto"/>
          </w:tcPr>
          <w:p w14:paraId="6A90982D" w14:textId="55B97D8C" w:rsidR="00E22A5E" w:rsidRPr="00E22A5E" w:rsidRDefault="00D618E2" w:rsidP="00772147">
            <w:pPr>
              <w:jc w:val="both"/>
              <w:rPr>
                <w:rFonts w:ascii="Times New Roman" w:hAnsi="Times New Roman" w:cs="Times New Roman"/>
                <w:sz w:val="18"/>
                <w:szCs w:val="18"/>
              </w:rPr>
            </w:pPr>
            <w:r>
              <w:rPr>
                <w:rFonts w:ascii="Times New Roman" w:hAnsi="Times New Roman" w:cs="Times New Roman"/>
                <w:sz w:val="18"/>
                <w:szCs w:val="18"/>
              </w:rPr>
              <w:t>0.65</w:t>
            </w:r>
          </w:p>
        </w:tc>
        <w:tc>
          <w:tcPr>
            <w:tcW w:w="0" w:type="auto"/>
          </w:tcPr>
          <w:p w14:paraId="4AC814D2" w14:textId="4494598A" w:rsidR="00E22A5E" w:rsidRPr="00E22A5E" w:rsidRDefault="00D618E2" w:rsidP="00772147">
            <w:pPr>
              <w:jc w:val="both"/>
              <w:rPr>
                <w:rFonts w:ascii="Times New Roman" w:hAnsi="Times New Roman" w:cs="Times New Roman"/>
                <w:sz w:val="18"/>
                <w:szCs w:val="18"/>
              </w:rPr>
            </w:pPr>
            <w:r>
              <w:rPr>
                <w:rFonts w:ascii="Times New Roman" w:hAnsi="Times New Roman" w:cs="Times New Roman"/>
                <w:sz w:val="18"/>
                <w:szCs w:val="18"/>
              </w:rPr>
              <w:t>1</w:t>
            </w:r>
          </w:p>
        </w:tc>
        <w:tc>
          <w:tcPr>
            <w:tcW w:w="0" w:type="auto"/>
          </w:tcPr>
          <w:p w14:paraId="0150A680" w14:textId="1DA041B3" w:rsidR="00E22A5E" w:rsidRPr="00E22A5E" w:rsidRDefault="00E22A5E" w:rsidP="00772147">
            <w:pPr>
              <w:jc w:val="both"/>
              <w:rPr>
                <w:rFonts w:ascii="Times New Roman" w:hAnsi="Times New Roman" w:cs="Times New Roman"/>
                <w:sz w:val="18"/>
                <w:szCs w:val="18"/>
              </w:rPr>
            </w:pPr>
            <w:r>
              <w:rPr>
                <w:rFonts w:ascii="Times New Roman" w:hAnsi="Times New Roman" w:cs="Times New Roman"/>
                <w:sz w:val="18"/>
                <w:szCs w:val="18"/>
              </w:rPr>
              <w:t>0</w:t>
            </w:r>
          </w:p>
        </w:tc>
        <w:tc>
          <w:tcPr>
            <w:tcW w:w="0" w:type="auto"/>
          </w:tcPr>
          <w:p w14:paraId="33EB1E4A" w14:textId="1F82DC89" w:rsidR="00E22A5E" w:rsidRPr="00E22A5E" w:rsidRDefault="00E22A5E" w:rsidP="00772147">
            <w:pPr>
              <w:jc w:val="both"/>
              <w:rPr>
                <w:rFonts w:ascii="Times New Roman" w:hAnsi="Times New Roman" w:cs="Times New Roman"/>
                <w:sz w:val="18"/>
                <w:szCs w:val="18"/>
              </w:rPr>
            </w:pPr>
            <w:r>
              <w:rPr>
                <w:rFonts w:ascii="Times New Roman" w:hAnsi="Times New Roman" w:cs="Times New Roman"/>
                <w:sz w:val="18"/>
                <w:szCs w:val="18"/>
              </w:rPr>
              <w:t>0.05</w:t>
            </w:r>
          </w:p>
        </w:tc>
        <w:tc>
          <w:tcPr>
            <w:tcW w:w="0" w:type="auto"/>
          </w:tcPr>
          <w:p w14:paraId="4C1B8E12" w14:textId="4B5FFAAF" w:rsidR="00E22A5E" w:rsidRPr="00E22A5E" w:rsidRDefault="00E22A5E" w:rsidP="00772147">
            <w:pPr>
              <w:jc w:val="both"/>
              <w:rPr>
                <w:rFonts w:ascii="Times New Roman" w:hAnsi="Times New Roman" w:cs="Times New Roman"/>
                <w:sz w:val="18"/>
                <w:szCs w:val="18"/>
              </w:rPr>
            </w:pPr>
            <w:r>
              <w:rPr>
                <w:rFonts w:ascii="Times New Roman" w:hAnsi="Times New Roman" w:cs="Times New Roman"/>
                <w:sz w:val="18"/>
                <w:szCs w:val="18"/>
              </w:rPr>
              <w:t>0.48</w:t>
            </w:r>
          </w:p>
        </w:tc>
        <w:tc>
          <w:tcPr>
            <w:tcW w:w="0" w:type="auto"/>
          </w:tcPr>
          <w:p w14:paraId="42FA1F7D" w14:textId="6D69E7CB" w:rsidR="00E22A5E" w:rsidRPr="00E22A5E" w:rsidRDefault="00E22A5E" w:rsidP="00772147">
            <w:pPr>
              <w:jc w:val="both"/>
              <w:rPr>
                <w:rFonts w:ascii="Times New Roman" w:hAnsi="Times New Roman" w:cs="Times New Roman"/>
                <w:sz w:val="18"/>
                <w:szCs w:val="18"/>
              </w:rPr>
            </w:pPr>
            <w:r>
              <w:rPr>
                <w:rFonts w:ascii="Times New Roman" w:hAnsi="Times New Roman" w:cs="Times New Roman"/>
                <w:sz w:val="18"/>
                <w:szCs w:val="18"/>
              </w:rPr>
              <w:t>0</w:t>
            </w:r>
          </w:p>
        </w:tc>
        <w:tc>
          <w:tcPr>
            <w:tcW w:w="0" w:type="auto"/>
          </w:tcPr>
          <w:p w14:paraId="6865BB02" w14:textId="12EE529B" w:rsidR="00E22A5E" w:rsidRPr="00E22A5E" w:rsidRDefault="00E22A5E" w:rsidP="00772147">
            <w:pPr>
              <w:jc w:val="both"/>
              <w:rPr>
                <w:rFonts w:ascii="Times New Roman" w:hAnsi="Times New Roman" w:cs="Times New Roman"/>
                <w:sz w:val="18"/>
                <w:szCs w:val="18"/>
              </w:rPr>
            </w:pPr>
            <w:r>
              <w:rPr>
                <w:rFonts w:ascii="Times New Roman" w:hAnsi="Times New Roman" w:cs="Times New Roman"/>
                <w:sz w:val="18"/>
                <w:szCs w:val="18"/>
              </w:rPr>
              <w:t>0</w:t>
            </w:r>
          </w:p>
        </w:tc>
        <w:tc>
          <w:tcPr>
            <w:tcW w:w="0" w:type="auto"/>
          </w:tcPr>
          <w:p w14:paraId="4F83A182" w14:textId="5BE3C186" w:rsidR="00E22A5E" w:rsidRPr="00E22A5E" w:rsidRDefault="00E22A5E" w:rsidP="00772147">
            <w:pPr>
              <w:jc w:val="both"/>
              <w:rPr>
                <w:rFonts w:ascii="Times New Roman" w:hAnsi="Times New Roman" w:cs="Times New Roman"/>
                <w:sz w:val="18"/>
                <w:szCs w:val="18"/>
              </w:rPr>
            </w:pPr>
            <w:r>
              <w:rPr>
                <w:rFonts w:ascii="Times New Roman" w:hAnsi="Times New Roman" w:cs="Times New Roman"/>
                <w:sz w:val="18"/>
                <w:szCs w:val="18"/>
              </w:rPr>
              <w:t>0</w:t>
            </w:r>
          </w:p>
        </w:tc>
      </w:tr>
    </w:tbl>
    <w:p w14:paraId="52E43743" w14:textId="77777777" w:rsidR="00E22A5E" w:rsidRPr="00E22A5E" w:rsidRDefault="00E22A5E" w:rsidP="00B6473C">
      <w:pPr>
        <w:jc w:val="both"/>
        <w:rPr>
          <w:rFonts w:ascii="Times New Roman" w:hAnsi="Times New Roman" w:cs="Times New Roman"/>
        </w:rPr>
      </w:pPr>
    </w:p>
    <w:p w14:paraId="4323A538" w14:textId="77777777" w:rsidR="0008312C" w:rsidRDefault="0008312C" w:rsidP="00B6473C">
      <w:pPr>
        <w:jc w:val="both"/>
        <w:rPr>
          <w:rFonts w:ascii="Times New Roman" w:hAnsi="Times New Roman" w:cs="Times New Roman"/>
        </w:rPr>
      </w:pPr>
    </w:p>
    <w:p w14:paraId="39462CD8" w14:textId="77777777" w:rsidR="0008312C" w:rsidRDefault="0008312C" w:rsidP="00B6473C">
      <w:pPr>
        <w:jc w:val="both"/>
        <w:rPr>
          <w:rFonts w:ascii="Times New Roman" w:hAnsi="Times New Roman" w:cs="Times New Roman"/>
        </w:rPr>
      </w:pPr>
    </w:p>
    <w:p w14:paraId="4C5361E5" w14:textId="77777777" w:rsidR="0008312C" w:rsidRDefault="0008312C" w:rsidP="00B6473C">
      <w:pPr>
        <w:jc w:val="both"/>
        <w:rPr>
          <w:rFonts w:ascii="Times New Roman" w:hAnsi="Times New Roman" w:cs="Times New Roman"/>
        </w:rPr>
      </w:pPr>
    </w:p>
    <w:p w14:paraId="584D5991" w14:textId="77777777" w:rsidR="0008312C" w:rsidRDefault="0008312C" w:rsidP="00B6473C">
      <w:pPr>
        <w:jc w:val="both"/>
        <w:rPr>
          <w:rFonts w:ascii="Times New Roman" w:hAnsi="Times New Roman" w:cs="Times New Roman"/>
        </w:rPr>
      </w:pPr>
    </w:p>
    <w:p w14:paraId="703A918F" w14:textId="77777777" w:rsidR="0008312C" w:rsidRDefault="0008312C" w:rsidP="00B6473C">
      <w:pPr>
        <w:jc w:val="both"/>
        <w:rPr>
          <w:rFonts w:ascii="Times New Roman" w:hAnsi="Times New Roman" w:cs="Times New Roman"/>
        </w:rPr>
      </w:pPr>
    </w:p>
    <w:p w14:paraId="1DBD8FCF" w14:textId="77777777" w:rsidR="0008312C" w:rsidRDefault="0008312C" w:rsidP="00B6473C">
      <w:pPr>
        <w:jc w:val="both"/>
        <w:rPr>
          <w:rFonts w:ascii="Times New Roman" w:hAnsi="Times New Roman" w:cs="Times New Roman"/>
        </w:rPr>
      </w:pPr>
    </w:p>
    <w:p w14:paraId="78EB4D89" w14:textId="77777777" w:rsidR="0008312C" w:rsidRDefault="0008312C" w:rsidP="00B6473C">
      <w:pPr>
        <w:jc w:val="both"/>
        <w:rPr>
          <w:rFonts w:ascii="Times New Roman" w:hAnsi="Times New Roman" w:cs="Times New Roman"/>
        </w:rPr>
      </w:pPr>
    </w:p>
    <w:p w14:paraId="0CC8F935" w14:textId="77777777" w:rsidR="0008312C" w:rsidRDefault="0008312C" w:rsidP="00B6473C">
      <w:pPr>
        <w:jc w:val="both"/>
        <w:rPr>
          <w:rFonts w:ascii="Times New Roman" w:hAnsi="Times New Roman" w:cs="Times New Roman"/>
        </w:rPr>
      </w:pPr>
    </w:p>
    <w:p w14:paraId="35F3C653" w14:textId="77777777" w:rsidR="0008312C" w:rsidRDefault="0008312C" w:rsidP="00B6473C">
      <w:pPr>
        <w:jc w:val="both"/>
        <w:rPr>
          <w:rFonts w:ascii="Times New Roman" w:hAnsi="Times New Roman" w:cs="Times New Roman"/>
        </w:rPr>
      </w:pPr>
    </w:p>
    <w:p w14:paraId="07A7892A" w14:textId="77777777" w:rsidR="00EE6829" w:rsidRDefault="00EE6829" w:rsidP="00B6473C">
      <w:pPr>
        <w:jc w:val="both"/>
        <w:rPr>
          <w:rFonts w:ascii="Times New Roman" w:hAnsi="Times New Roman" w:cs="Times New Roman"/>
        </w:rPr>
      </w:pPr>
    </w:p>
    <w:p w14:paraId="56503B65" w14:textId="77777777" w:rsidR="00910D20" w:rsidRDefault="00910D20" w:rsidP="00B6473C">
      <w:pPr>
        <w:jc w:val="both"/>
        <w:rPr>
          <w:rFonts w:ascii="Times New Roman" w:hAnsi="Times New Roman" w:cs="Times New Roman"/>
        </w:rPr>
      </w:pPr>
    </w:p>
    <w:p w14:paraId="4E835E22" w14:textId="77777777" w:rsidR="00EE6829" w:rsidRDefault="00EE6829" w:rsidP="00B6473C">
      <w:pPr>
        <w:jc w:val="both"/>
        <w:rPr>
          <w:rFonts w:ascii="Times New Roman" w:hAnsi="Times New Roman" w:cs="Times New Roman"/>
        </w:rPr>
      </w:pPr>
    </w:p>
    <w:p w14:paraId="5F717190" w14:textId="77777777" w:rsidR="00EE6829" w:rsidRDefault="00EE6829" w:rsidP="00B6473C">
      <w:pPr>
        <w:jc w:val="both"/>
        <w:rPr>
          <w:rFonts w:ascii="Times New Roman" w:hAnsi="Times New Roman" w:cs="Times New Roman"/>
        </w:rPr>
      </w:pPr>
    </w:p>
    <w:p w14:paraId="16DC8580" w14:textId="77777777" w:rsidR="00EE6829" w:rsidRDefault="00EE6829" w:rsidP="00B6473C">
      <w:pPr>
        <w:jc w:val="both"/>
        <w:rPr>
          <w:rFonts w:ascii="Times New Roman" w:hAnsi="Times New Roman" w:cs="Times New Roman"/>
        </w:rPr>
      </w:pPr>
    </w:p>
    <w:p w14:paraId="411D9E3B" w14:textId="5A34B69D" w:rsidR="007B23D3" w:rsidRPr="00443D74" w:rsidRDefault="002216AD" w:rsidP="00604340">
      <w:pPr>
        <w:pStyle w:val="Heading1"/>
        <w:rPr>
          <w:rFonts w:ascii="Times New Roman" w:hAnsi="Times New Roman" w:cs="Times New Roman"/>
          <w:b/>
          <w:bCs/>
          <w:color w:val="000000" w:themeColor="text1"/>
          <w:lang w:val="en-GB"/>
        </w:rPr>
      </w:pPr>
      <w:bookmarkStart w:id="8" w:name="_Toc212994898"/>
      <w:r>
        <w:rPr>
          <w:rFonts w:ascii="Times New Roman" w:hAnsi="Times New Roman" w:cs="Times New Roman"/>
          <w:b/>
          <w:bCs/>
          <w:color w:val="000000" w:themeColor="text1"/>
          <w:lang w:val="en-GB"/>
        </w:rPr>
        <w:lastRenderedPageBreak/>
        <w:t>Decision nodes</w:t>
      </w:r>
      <w:bookmarkEnd w:id="8"/>
    </w:p>
    <w:p w14:paraId="70377146" w14:textId="04916555" w:rsidR="00485051" w:rsidRPr="009E4643" w:rsidRDefault="00485051" w:rsidP="00485051">
      <w:pPr>
        <w:rPr>
          <w:rFonts w:ascii="Times New Roman" w:hAnsi="Times New Roman" w:cs="Times New Roman"/>
        </w:rPr>
      </w:pPr>
      <w:r w:rsidRPr="009E4643">
        <w:rPr>
          <w:rFonts w:ascii="Times New Roman" w:hAnsi="Times New Roman" w:cs="Times New Roman"/>
        </w:rPr>
        <w:t>Controls the climate and fishing management scenarios, those are defined a priori depending on the conditions to be explored</w:t>
      </w:r>
      <w:r w:rsidR="00623F95">
        <w:rPr>
          <w:rFonts w:ascii="Times New Roman" w:hAnsi="Times New Roman" w:cs="Times New Roman"/>
        </w:rPr>
        <w:t xml:space="preserve"> in the scenario analyses</w:t>
      </w:r>
      <w:r w:rsidRPr="009E4643">
        <w:rPr>
          <w:rFonts w:ascii="Times New Roman" w:hAnsi="Times New Roman" w:cs="Times New Roman"/>
        </w:rPr>
        <w:t>.</w:t>
      </w:r>
    </w:p>
    <w:p w14:paraId="1CF712AC" w14:textId="7AA2EDCB" w:rsidR="003F3311" w:rsidRPr="00D0709C" w:rsidRDefault="00BD1554" w:rsidP="0008312C">
      <w:pPr>
        <w:rPr>
          <w:rFonts w:ascii="Times New Roman" w:hAnsi="Times New Roman" w:cs="Times New Roman"/>
          <w:b/>
          <w:bCs/>
          <w:color w:val="000000" w:themeColor="text1"/>
          <w:sz w:val="28"/>
          <w:szCs w:val="28"/>
        </w:rPr>
      </w:pPr>
      <w:r w:rsidRPr="00D0709C">
        <w:rPr>
          <w:rFonts w:ascii="Times New Roman" w:hAnsi="Times New Roman" w:cs="Times New Roman"/>
          <w:b/>
          <w:bCs/>
          <w:color w:val="000000" w:themeColor="text1"/>
          <w:sz w:val="28"/>
          <w:szCs w:val="28"/>
        </w:rPr>
        <w:t xml:space="preserve">Extreme </w:t>
      </w:r>
      <w:commentRangeStart w:id="9"/>
      <w:r w:rsidRPr="00D0709C">
        <w:rPr>
          <w:rFonts w:ascii="Times New Roman" w:hAnsi="Times New Roman" w:cs="Times New Roman"/>
          <w:b/>
          <w:bCs/>
          <w:color w:val="000000" w:themeColor="text1"/>
          <w:sz w:val="28"/>
          <w:szCs w:val="28"/>
        </w:rPr>
        <w:t>weather events</w:t>
      </w:r>
      <w:commentRangeEnd w:id="9"/>
      <w:r w:rsidR="00EE1818">
        <w:rPr>
          <w:rStyle w:val="CommentReference"/>
        </w:rPr>
        <w:commentReference w:id="9"/>
      </w:r>
      <w:r w:rsidR="0008312C">
        <w:rPr>
          <w:rFonts w:ascii="Times New Roman" w:hAnsi="Times New Roman" w:cs="Times New Roman"/>
          <w:b/>
          <w:bCs/>
          <w:color w:val="000000" w:themeColor="text1"/>
          <w:sz w:val="28"/>
          <w:szCs w:val="28"/>
        </w:rPr>
        <w:t xml:space="preserve"> (node: event)</w:t>
      </w:r>
    </w:p>
    <w:p w14:paraId="4B9085FC" w14:textId="40579BD6" w:rsidR="00093FB4" w:rsidRDefault="0008312C" w:rsidP="0008312C">
      <w:pPr>
        <w:jc w:val="both"/>
        <w:rPr>
          <w:rFonts w:ascii="Times New Roman" w:hAnsi="Times New Roman" w:cs="Times New Roman"/>
        </w:rPr>
      </w:pPr>
      <w:r>
        <w:rPr>
          <w:rFonts w:ascii="Times New Roman" w:hAnsi="Times New Roman" w:cs="Times New Roman"/>
        </w:rPr>
        <w:t xml:space="preserve">The node </w:t>
      </w:r>
      <w:commentRangeStart w:id="10"/>
      <w:r w:rsidR="00623F95" w:rsidRPr="008A519B">
        <w:rPr>
          <w:rFonts w:ascii="Times New Roman" w:hAnsi="Times New Roman" w:cs="Times New Roman"/>
          <w:i/>
          <w:iCs/>
        </w:rPr>
        <w:t>Event</w:t>
      </w:r>
      <w:r w:rsidR="00623F95">
        <w:rPr>
          <w:rFonts w:ascii="Times New Roman" w:hAnsi="Times New Roman" w:cs="Times New Roman"/>
        </w:rPr>
        <w:t xml:space="preserve"> </w:t>
      </w:r>
      <w:commentRangeEnd w:id="10"/>
      <w:r w:rsidR="00623F95">
        <w:rPr>
          <w:rStyle w:val="CommentReference"/>
        </w:rPr>
        <w:commentReference w:id="10"/>
      </w:r>
      <w:r>
        <w:rPr>
          <w:rFonts w:ascii="Times New Roman" w:hAnsi="Times New Roman" w:cs="Times New Roman"/>
        </w:rPr>
        <w:t xml:space="preserve">is used to wrap all the extreme weather events we are considering and some of their interactions. These events are </w:t>
      </w:r>
      <w:r>
        <w:rPr>
          <w:rFonts w:ascii="Times New Roman" w:hAnsi="Times New Roman" w:cs="Times New Roman"/>
          <w:b/>
          <w:bCs/>
          <w:color w:val="000000" w:themeColor="text1"/>
        </w:rPr>
        <w:t>s</w:t>
      </w:r>
      <w:r w:rsidR="00E73F62" w:rsidRPr="009E4643">
        <w:rPr>
          <w:rFonts w:ascii="Times New Roman" w:hAnsi="Times New Roman" w:cs="Times New Roman"/>
          <w:b/>
          <w:bCs/>
          <w:color w:val="000000" w:themeColor="text1"/>
        </w:rPr>
        <w:t>torm</w:t>
      </w:r>
      <w:r>
        <w:rPr>
          <w:rFonts w:ascii="Times New Roman" w:hAnsi="Times New Roman" w:cs="Times New Roman"/>
          <w:b/>
          <w:bCs/>
          <w:color w:val="000000" w:themeColor="text1"/>
        </w:rPr>
        <w:t>s</w:t>
      </w:r>
      <w:r w:rsidR="00BD1554" w:rsidRPr="009E4643">
        <w:rPr>
          <w:rFonts w:ascii="Times New Roman" w:hAnsi="Times New Roman" w:cs="Times New Roman"/>
          <w:b/>
          <w:bCs/>
          <w:color w:val="000000" w:themeColor="text1"/>
        </w:rPr>
        <w:t xml:space="preserve"> (summer)</w:t>
      </w:r>
      <w:r>
        <w:rPr>
          <w:rFonts w:ascii="Times New Roman" w:hAnsi="Times New Roman" w:cs="Times New Roman"/>
          <w:b/>
          <w:bCs/>
        </w:rPr>
        <w:t>, or</w:t>
      </w:r>
      <w:r w:rsidR="00E73F62" w:rsidRPr="009E4643">
        <w:rPr>
          <w:rFonts w:ascii="Times New Roman" w:hAnsi="Times New Roman" w:cs="Times New Roman"/>
          <w:b/>
          <w:bCs/>
        </w:rPr>
        <w:t xml:space="preserve"> </w:t>
      </w:r>
      <w:r w:rsidR="00E73F62" w:rsidRPr="009E4643">
        <w:rPr>
          <w:rFonts w:ascii="Times New Roman" w:hAnsi="Times New Roman" w:cs="Times New Roman"/>
        </w:rPr>
        <w:t>strong wind events</w:t>
      </w:r>
      <w:r>
        <w:rPr>
          <w:rFonts w:ascii="Times New Roman" w:hAnsi="Times New Roman" w:cs="Times New Roman"/>
        </w:rPr>
        <w:t xml:space="preserve">, with intensity above </w:t>
      </w:r>
      <w:r w:rsidR="00E73F62" w:rsidRPr="009E4643">
        <w:rPr>
          <w:rFonts w:ascii="Times New Roman" w:hAnsi="Times New Roman" w:cs="Times New Roman"/>
        </w:rPr>
        <w:t>24.5 m/s</w:t>
      </w:r>
      <w:r>
        <w:rPr>
          <w:rFonts w:ascii="Times New Roman" w:hAnsi="Times New Roman" w:cs="Times New Roman"/>
        </w:rPr>
        <w:t xml:space="preserve">; </w:t>
      </w:r>
      <w:r w:rsidRPr="008A519B">
        <w:rPr>
          <w:rFonts w:ascii="Times New Roman" w:hAnsi="Times New Roman" w:cs="Times New Roman"/>
          <w:b/>
          <w:bCs/>
        </w:rPr>
        <w:t>g</w:t>
      </w:r>
      <w:r>
        <w:rPr>
          <w:rFonts w:ascii="Times New Roman" w:hAnsi="Times New Roman" w:cs="Times New Roman"/>
          <w:b/>
          <w:bCs/>
          <w:color w:val="000000" w:themeColor="text1"/>
        </w:rPr>
        <w:t xml:space="preserve">ales (summer), or </w:t>
      </w:r>
      <w:r>
        <w:rPr>
          <w:rFonts w:ascii="Times New Roman" w:hAnsi="Times New Roman" w:cs="Times New Roman"/>
        </w:rPr>
        <w:t>moderately strong</w:t>
      </w:r>
      <w:r w:rsidRPr="009E4643">
        <w:rPr>
          <w:rFonts w:ascii="Times New Roman" w:hAnsi="Times New Roman" w:cs="Times New Roman"/>
        </w:rPr>
        <w:t xml:space="preserve"> wind events</w:t>
      </w:r>
      <w:r>
        <w:rPr>
          <w:rFonts w:ascii="Times New Roman" w:hAnsi="Times New Roman" w:cs="Times New Roman"/>
        </w:rPr>
        <w:t>, with intensity between 15</w:t>
      </w:r>
      <w:r w:rsidR="00623F95">
        <w:rPr>
          <w:rFonts w:ascii="Times New Roman" w:hAnsi="Times New Roman" w:cs="Times New Roman"/>
        </w:rPr>
        <w:t xml:space="preserve"> </w:t>
      </w:r>
      <w:r>
        <w:rPr>
          <w:rFonts w:ascii="Times New Roman" w:hAnsi="Times New Roman" w:cs="Times New Roman"/>
        </w:rPr>
        <w:t xml:space="preserve">m/s and </w:t>
      </w:r>
      <w:r w:rsidRPr="009E4643">
        <w:rPr>
          <w:rFonts w:ascii="Times New Roman" w:hAnsi="Times New Roman" w:cs="Times New Roman"/>
        </w:rPr>
        <w:t>24.5 m/s</w:t>
      </w:r>
      <w:r>
        <w:rPr>
          <w:rFonts w:ascii="Times New Roman" w:hAnsi="Times New Roman" w:cs="Times New Roman"/>
        </w:rPr>
        <w:t xml:space="preserve">; </w:t>
      </w:r>
      <w:r w:rsidR="00E73F62" w:rsidRPr="009E4643">
        <w:rPr>
          <w:rFonts w:ascii="Times New Roman" w:hAnsi="Times New Roman" w:cs="Times New Roman"/>
          <w:b/>
          <w:bCs/>
          <w:color w:val="000000" w:themeColor="text1"/>
        </w:rPr>
        <w:t>Extreme precipitation</w:t>
      </w:r>
      <w:r w:rsidR="00BD1554" w:rsidRPr="009E4643">
        <w:rPr>
          <w:rFonts w:ascii="Times New Roman" w:hAnsi="Times New Roman" w:cs="Times New Roman"/>
          <w:b/>
          <w:bCs/>
          <w:color w:val="000000" w:themeColor="text1"/>
        </w:rPr>
        <w:t xml:space="preserve"> – rainstorm (summer)</w:t>
      </w:r>
      <w:r>
        <w:rPr>
          <w:rFonts w:ascii="Times New Roman" w:hAnsi="Times New Roman" w:cs="Times New Roman"/>
        </w:rPr>
        <w:t>, or d</w:t>
      </w:r>
      <w:r w:rsidR="00E73F62" w:rsidRPr="009E4643">
        <w:rPr>
          <w:rFonts w:ascii="Times New Roman" w:hAnsi="Times New Roman" w:cs="Times New Roman"/>
        </w:rPr>
        <w:t>eviation from average precipitation regime</w:t>
      </w:r>
      <w:r>
        <w:rPr>
          <w:rFonts w:ascii="Times New Roman" w:hAnsi="Times New Roman" w:cs="Times New Roman"/>
        </w:rPr>
        <w:t>; a</w:t>
      </w:r>
      <w:r w:rsidR="009A7C4A" w:rsidRPr="009E4643">
        <w:rPr>
          <w:rFonts w:ascii="Times New Roman" w:hAnsi="Times New Roman" w:cs="Times New Roman"/>
          <w:b/>
          <w:bCs/>
          <w:color w:val="000000" w:themeColor="text1"/>
        </w:rPr>
        <w:t>lgal bloom</w:t>
      </w:r>
      <w:r w:rsidR="00093FB4" w:rsidRPr="009E4643">
        <w:rPr>
          <w:rFonts w:ascii="Times New Roman" w:hAnsi="Times New Roman" w:cs="Times New Roman"/>
          <w:b/>
          <w:bCs/>
          <w:color w:val="000000" w:themeColor="text1"/>
        </w:rPr>
        <w:t xml:space="preserve"> (summer)</w:t>
      </w:r>
      <w:r w:rsidR="00EE48D3" w:rsidRPr="009E4643">
        <w:rPr>
          <w:rFonts w:ascii="Times New Roman" w:hAnsi="Times New Roman" w:cs="Times New Roman"/>
        </w:rPr>
        <w:t xml:space="preserve">: </w:t>
      </w:r>
      <w:r w:rsidR="00AF35C9">
        <w:rPr>
          <w:rFonts w:ascii="Times New Roman" w:hAnsi="Times New Roman" w:cs="Times New Roman"/>
        </w:rPr>
        <w:t>intens</w:t>
      </w:r>
      <w:r>
        <w:rPr>
          <w:rFonts w:ascii="Times New Roman" w:hAnsi="Times New Roman" w:cs="Times New Roman"/>
        </w:rPr>
        <w:t>e</w:t>
      </w:r>
      <w:r w:rsidR="007B23D3" w:rsidRPr="009E4643">
        <w:rPr>
          <w:rFonts w:ascii="Times New Roman" w:hAnsi="Times New Roman" w:cs="Times New Roman"/>
        </w:rPr>
        <w:t xml:space="preserve"> </w:t>
      </w:r>
      <w:r w:rsidR="009A7C4A" w:rsidRPr="009E4643">
        <w:rPr>
          <w:rFonts w:ascii="Times New Roman" w:hAnsi="Times New Roman" w:cs="Times New Roman"/>
        </w:rPr>
        <w:t>algal bloom</w:t>
      </w:r>
      <w:r>
        <w:rPr>
          <w:rFonts w:ascii="Times New Roman" w:hAnsi="Times New Roman" w:cs="Times New Roman"/>
        </w:rPr>
        <w:t xml:space="preserve">; </w:t>
      </w:r>
      <w:r w:rsidR="00093FB4" w:rsidRPr="009E4643">
        <w:rPr>
          <w:rFonts w:ascii="Times New Roman" w:hAnsi="Times New Roman" w:cs="Times New Roman"/>
          <w:b/>
          <w:bCs/>
          <w:color w:val="000000" w:themeColor="text1"/>
        </w:rPr>
        <w:t>Heatwaves (winter/summer)</w:t>
      </w:r>
      <w:r w:rsidR="00093FB4" w:rsidRPr="009E4643">
        <w:rPr>
          <w:rFonts w:ascii="Times New Roman" w:hAnsi="Times New Roman" w:cs="Times New Roman"/>
        </w:rPr>
        <w:t xml:space="preserve">: prolonged discrete anomalously warm water event </w:t>
      </w:r>
      <w:r w:rsidR="00093FB4" w:rsidRPr="009E4643">
        <w:rPr>
          <w:rFonts w:ascii="Times New Roman" w:hAnsi="Times New Roman" w:cs="Times New Roman"/>
        </w:rPr>
        <w:fldChar w:fldCharType="begin"/>
      </w:r>
      <w:r w:rsidR="00093FB4" w:rsidRPr="009E4643">
        <w:rPr>
          <w:rFonts w:ascii="Times New Roman" w:hAnsi="Times New Roman" w:cs="Times New Roman"/>
        </w:rPr>
        <w:instrText xml:space="preserve"> ADDIN ZOTERO_ITEM CSL_CITATION {"citationID":"JGNaGwh1","properties":{"formattedCitation":"(Hobday {\\i{}et al.}, 2016)","plainCitation":"(Hobday et al., 2016)","noteIndex":0},"citationItems":[{"id":723,"uris":["http://zotero.org/users/6838574/items/B4GZ34LL"],"itemData":{"id":723,"type":"article-journal","abstract":"Marine heatwaves (MHWs) have been observed around the world and are expected to increase in intensity and frequency under anthropogenic climate change. A variety of impacts have been associated with these anomalous events, including shifts in species ranges, local extinctions and economic impacts on seafood industries through declines in important fishery species and impacts on aquaculture. Extreme temperatures are increasingly seen as important influences on biological systems, yet a consistent definition of MHWs does not exist. A clear definition will facilitate retrospective comparisons between MHWs, enabling the synthesis and a mechanistic understanding of the role of MHWs in marine ecosystems. Building on research into atmospheric heatwaves, we propose both a general and specific definition for MHWs, based on a hierarchy of metrics that allow for different data sets to be used in identifying MHWs. We generally define a MHW as a prolonged discrete anomalously warm water event that can be described by its duration, intensity, rate of evolution, and spatial extent. Specifically, we consider an anomalously warm event to be a MHW if it lasts for five or more days, with temperatures warmer than the 90th percentile based on a 30-year historical baseline period. This structure provides flexibility with regard to the description of MHWs and transparency in communicating MHWs to a general audience. The use of these metrics is illustrated for three 21st century MHWs; the northern Mediterranean event in 2003, the Western Australia ‘Ningaloo Niño’ in 2011, and the northwest Atlantic event in 2012. We recommend a specific quantitative definition for MHWs to facilitate global comparisons and to advance our understanding of these phenomena.","container-title":"Progress in Oceanography","DOI":"10.1016/j.pocean.2015.12.014","ISSN":"0079-6611","journalAbbreviation":"Progress in Oceanography","page":"227-238","source":"ScienceDirect","title":"A hierarchical approach to defining marine heatwaves","volume":"141","author":[{"family":"Hobday","given":"Alistair J."},{"family":"Alexander","given":"Lisa V."},{"family":"Perkins","given":"Sarah E."},{"family":"Smale","given":"Dan A."},{"family":"Straub","given":"Sandra C."},{"family":"Oliver","given":"Eric C. J."},{"family":"Benthuysen","given":"Jessica A."},{"family":"Burrows","given":"Michael T."},{"family":"Donat","given":"Markus G."},{"family":"Feng","given":"Ming"},{"family":"Holbrook","given":"Neil J."},{"family":"Moore","given":"Pippa J."},{"family":"Scannell","given":"Hillary A."},{"family":"Sen Gupta","given":"Alex"},{"family":"Wernberg","given":"Thomas"}],"issued":{"date-parts":[["2016",2,1]]}}}],"schema":"https://github.com/citation-style-language/schema/raw/master/csl-citation.json"} </w:instrText>
      </w:r>
      <w:r w:rsidR="00093FB4" w:rsidRPr="009E4643">
        <w:rPr>
          <w:rFonts w:ascii="Times New Roman" w:hAnsi="Times New Roman" w:cs="Times New Roman"/>
        </w:rPr>
        <w:fldChar w:fldCharType="separate"/>
      </w:r>
      <w:r w:rsidR="00093FB4" w:rsidRPr="009E4643">
        <w:rPr>
          <w:rFonts w:ascii="Times New Roman" w:hAnsi="Times New Roman" w:cs="Times New Roman"/>
          <w:kern w:val="0"/>
        </w:rPr>
        <w:t xml:space="preserve">(Hobday </w:t>
      </w:r>
      <w:r w:rsidR="00093FB4" w:rsidRPr="009E4643">
        <w:rPr>
          <w:rFonts w:ascii="Times New Roman" w:hAnsi="Times New Roman" w:cs="Times New Roman"/>
          <w:i/>
          <w:iCs/>
          <w:kern w:val="0"/>
        </w:rPr>
        <w:t>et al.</w:t>
      </w:r>
      <w:r w:rsidR="00093FB4" w:rsidRPr="009E4643">
        <w:rPr>
          <w:rFonts w:ascii="Times New Roman" w:hAnsi="Times New Roman" w:cs="Times New Roman"/>
          <w:kern w:val="0"/>
        </w:rPr>
        <w:t>, 2016)</w:t>
      </w:r>
      <w:r w:rsidR="00093FB4" w:rsidRPr="009E4643">
        <w:rPr>
          <w:rFonts w:ascii="Times New Roman" w:hAnsi="Times New Roman" w:cs="Times New Roman"/>
        </w:rPr>
        <w:fldChar w:fldCharType="end"/>
      </w:r>
      <w:r>
        <w:rPr>
          <w:rFonts w:ascii="Times New Roman" w:hAnsi="Times New Roman" w:cs="Times New Roman"/>
        </w:rPr>
        <w:t xml:space="preserve">; </w:t>
      </w:r>
      <w:r w:rsidR="00093FB4" w:rsidRPr="009E4643">
        <w:rPr>
          <w:rFonts w:ascii="Times New Roman" w:hAnsi="Times New Roman" w:cs="Times New Roman"/>
          <w:b/>
          <w:bCs/>
          <w:color w:val="000000" w:themeColor="text1"/>
        </w:rPr>
        <w:t>Icing (winter)</w:t>
      </w:r>
      <w:r w:rsidR="00093FB4" w:rsidRPr="009E4643">
        <w:rPr>
          <w:rFonts w:ascii="Times New Roman" w:hAnsi="Times New Roman" w:cs="Times New Roman"/>
        </w:rPr>
        <w:t xml:space="preserve">: strong wind events </w:t>
      </w:r>
      <w:r w:rsidR="004C7511">
        <w:rPr>
          <w:rFonts w:ascii="Times New Roman" w:hAnsi="Times New Roman" w:cs="Times New Roman"/>
        </w:rPr>
        <w:t>associated to ice, which then forms icing pile up</w:t>
      </w:r>
      <w:r w:rsidR="00623F95">
        <w:rPr>
          <w:rFonts w:ascii="Times New Roman" w:hAnsi="Times New Roman" w:cs="Times New Roman"/>
        </w:rPr>
        <w:t xml:space="preserve"> on gears and boats</w:t>
      </w:r>
      <w:r w:rsidR="00093FB4" w:rsidRPr="009E4643">
        <w:rPr>
          <w:rFonts w:ascii="Times New Roman" w:hAnsi="Times New Roman" w:cs="Times New Roman"/>
        </w:rPr>
        <w:t xml:space="preserve">. </w:t>
      </w:r>
    </w:p>
    <w:p w14:paraId="4F7B8C45" w14:textId="77777777" w:rsidR="00267A89" w:rsidRDefault="00267A89" w:rsidP="005B077C">
      <w:pPr>
        <w:rPr>
          <w:rFonts w:ascii="Times New Roman" w:hAnsi="Times New Roman" w:cs="Times New Roman"/>
          <w:b/>
          <w:bCs/>
          <w:color w:val="000000" w:themeColor="text1"/>
          <w:sz w:val="28"/>
          <w:szCs w:val="28"/>
        </w:rPr>
      </w:pPr>
    </w:p>
    <w:p w14:paraId="7B1BADB8" w14:textId="0EB84D56" w:rsidR="0008312C" w:rsidRPr="00267A89" w:rsidRDefault="0008312C" w:rsidP="005B077C">
      <w:pPr>
        <w:rPr>
          <w:rFonts w:ascii="Times New Roman" w:hAnsi="Times New Roman" w:cs="Times New Roman"/>
          <w:b/>
          <w:bCs/>
          <w:color w:val="000000" w:themeColor="text1"/>
          <w:sz w:val="28"/>
          <w:szCs w:val="28"/>
        </w:rPr>
      </w:pPr>
      <w:r w:rsidRPr="00267A89">
        <w:rPr>
          <w:rFonts w:ascii="Times New Roman" w:hAnsi="Times New Roman" w:cs="Times New Roman"/>
          <w:b/>
          <w:bCs/>
          <w:color w:val="000000" w:themeColor="text1"/>
          <w:sz w:val="28"/>
          <w:szCs w:val="28"/>
        </w:rPr>
        <w:t>Fishing style</w:t>
      </w:r>
    </w:p>
    <w:p w14:paraId="77A65DC3" w14:textId="6FDE7F21" w:rsidR="0008312C" w:rsidRDefault="0008312C" w:rsidP="0008312C">
      <w:pPr>
        <w:jc w:val="both"/>
        <w:rPr>
          <w:rFonts w:ascii="Times New Roman" w:hAnsi="Times New Roman" w:cs="Times New Roman"/>
        </w:rPr>
      </w:pPr>
      <w:r>
        <w:rPr>
          <w:rFonts w:ascii="Times New Roman" w:hAnsi="Times New Roman" w:cs="Times New Roman"/>
        </w:rPr>
        <w:t xml:space="preserve">The node fishing style is used to wrap all the fishing styles and seasons. These are </w:t>
      </w:r>
      <w:r w:rsidRPr="0008312C">
        <w:rPr>
          <w:rFonts w:ascii="Times New Roman" w:hAnsi="Times New Roman" w:cs="Times New Roman"/>
          <w:b/>
          <w:bCs/>
        </w:rPr>
        <w:t>recreational fisher in winter season</w:t>
      </w:r>
      <w:r>
        <w:rPr>
          <w:rFonts w:ascii="Times New Roman" w:hAnsi="Times New Roman" w:cs="Times New Roman"/>
        </w:rPr>
        <w:t xml:space="preserve">, a fishing style that primarily performs ice fishing and </w:t>
      </w:r>
      <w:r w:rsidR="008A519B">
        <w:rPr>
          <w:rFonts w:ascii="Times New Roman" w:hAnsi="Times New Roman" w:cs="Times New Roman"/>
        </w:rPr>
        <w:t>potentially</w:t>
      </w:r>
      <w:r>
        <w:rPr>
          <w:rFonts w:ascii="Times New Roman" w:hAnsi="Times New Roman" w:cs="Times New Roman"/>
        </w:rPr>
        <w:t xml:space="preserve"> can fish in open water from the shore; </w:t>
      </w:r>
      <w:r w:rsidR="00267A89">
        <w:rPr>
          <w:rFonts w:ascii="Times New Roman" w:hAnsi="Times New Roman" w:cs="Times New Roman"/>
          <w:b/>
          <w:bCs/>
        </w:rPr>
        <w:t>fishing guide</w:t>
      </w:r>
      <w:r w:rsidR="00267A89" w:rsidRPr="0008312C">
        <w:rPr>
          <w:rFonts w:ascii="Times New Roman" w:hAnsi="Times New Roman" w:cs="Times New Roman"/>
          <w:b/>
          <w:bCs/>
        </w:rPr>
        <w:t xml:space="preserve"> in winter season</w:t>
      </w:r>
      <w:r w:rsidR="00267A89">
        <w:rPr>
          <w:rFonts w:ascii="Times New Roman" w:hAnsi="Times New Roman" w:cs="Times New Roman"/>
        </w:rPr>
        <w:t xml:space="preserve">, a fishing style that primarily performs ice fishing and </w:t>
      </w:r>
      <w:r w:rsidR="008A519B">
        <w:rPr>
          <w:rFonts w:ascii="Times New Roman" w:hAnsi="Times New Roman" w:cs="Times New Roman"/>
        </w:rPr>
        <w:t>potentially</w:t>
      </w:r>
      <w:r w:rsidR="00267A89">
        <w:rPr>
          <w:rFonts w:ascii="Times New Roman" w:hAnsi="Times New Roman" w:cs="Times New Roman"/>
        </w:rPr>
        <w:t xml:space="preserve"> can fish in open water from the shore; </w:t>
      </w:r>
      <w:r w:rsidR="00267A89">
        <w:rPr>
          <w:rFonts w:ascii="Times New Roman" w:hAnsi="Times New Roman" w:cs="Times New Roman"/>
          <w:b/>
          <w:bCs/>
        </w:rPr>
        <w:t>fishing guide</w:t>
      </w:r>
      <w:r w:rsidRPr="0008312C">
        <w:rPr>
          <w:rFonts w:ascii="Times New Roman" w:hAnsi="Times New Roman" w:cs="Times New Roman"/>
          <w:b/>
          <w:bCs/>
        </w:rPr>
        <w:t xml:space="preserve"> in the summer season</w:t>
      </w:r>
      <w:r>
        <w:rPr>
          <w:rFonts w:ascii="Times New Roman" w:hAnsi="Times New Roman" w:cs="Times New Roman"/>
        </w:rPr>
        <w:t xml:space="preserve">, which primarily fish in coastal areas from shore or boat and can </w:t>
      </w:r>
      <w:r w:rsidR="008A519B">
        <w:rPr>
          <w:rFonts w:ascii="Times New Roman" w:hAnsi="Times New Roman" w:cs="Times New Roman"/>
        </w:rPr>
        <w:t>potentially</w:t>
      </w:r>
      <w:r>
        <w:rPr>
          <w:rFonts w:ascii="Times New Roman" w:hAnsi="Times New Roman" w:cs="Times New Roman"/>
        </w:rPr>
        <w:t xml:space="preserve"> move to inland fishing; </w:t>
      </w:r>
      <w:commentRangeStart w:id="11"/>
      <w:r w:rsidRPr="0008312C">
        <w:rPr>
          <w:rFonts w:ascii="Times New Roman" w:hAnsi="Times New Roman" w:cs="Times New Roman"/>
          <w:b/>
          <w:bCs/>
        </w:rPr>
        <w:t xml:space="preserve">artisanal </w:t>
      </w:r>
      <w:commentRangeEnd w:id="11"/>
      <w:r w:rsidR="00623F95">
        <w:rPr>
          <w:rStyle w:val="CommentReference"/>
        </w:rPr>
        <w:commentReference w:id="11"/>
      </w:r>
      <w:r w:rsidRPr="0008312C">
        <w:rPr>
          <w:rFonts w:ascii="Times New Roman" w:hAnsi="Times New Roman" w:cs="Times New Roman"/>
          <w:b/>
          <w:bCs/>
        </w:rPr>
        <w:t>fisher</w:t>
      </w:r>
      <w:r w:rsidR="00623F95">
        <w:rPr>
          <w:rFonts w:ascii="Times New Roman" w:hAnsi="Times New Roman" w:cs="Times New Roman"/>
          <w:b/>
          <w:bCs/>
        </w:rPr>
        <w:t>s</w:t>
      </w:r>
      <w:r>
        <w:rPr>
          <w:rFonts w:ascii="Times New Roman" w:hAnsi="Times New Roman" w:cs="Times New Roman"/>
        </w:rPr>
        <w:t xml:space="preserve">, a fishing style that happen mostly in summer using gillnets in coastal areas, and in some cases with traps (not for salmon) but can perform limited amount of ice fishing in winter; </w:t>
      </w:r>
      <w:r w:rsidRPr="0008312C">
        <w:rPr>
          <w:rFonts w:ascii="Times New Roman" w:hAnsi="Times New Roman" w:cs="Times New Roman"/>
          <w:b/>
          <w:bCs/>
        </w:rPr>
        <w:t>artisanal fisher</w:t>
      </w:r>
      <w:r w:rsidR="00623F95">
        <w:rPr>
          <w:rFonts w:ascii="Times New Roman" w:hAnsi="Times New Roman" w:cs="Times New Roman"/>
          <w:b/>
          <w:bCs/>
        </w:rPr>
        <w:t>s</w:t>
      </w:r>
      <w:r w:rsidRPr="0008312C">
        <w:rPr>
          <w:rFonts w:ascii="Times New Roman" w:hAnsi="Times New Roman" w:cs="Times New Roman"/>
          <w:b/>
          <w:bCs/>
        </w:rPr>
        <w:t xml:space="preserve"> specialised in salmon fishing</w:t>
      </w:r>
      <w:r>
        <w:rPr>
          <w:rFonts w:ascii="Times New Roman" w:hAnsi="Times New Roman" w:cs="Times New Roman"/>
        </w:rPr>
        <w:t xml:space="preserve"> which fish for salmon with fixed traps rigidly regulated</w:t>
      </w:r>
      <w:r w:rsidRPr="00267A89">
        <w:rPr>
          <w:rFonts w:ascii="Times New Roman" w:hAnsi="Times New Roman" w:cs="Times New Roman"/>
          <w:b/>
          <w:bCs/>
        </w:rPr>
        <w:t>; industrial fisher</w:t>
      </w:r>
      <w:r w:rsidR="00623F95">
        <w:rPr>
          <w:rFonts w:ascii="Times New Roman" w:hAnsi="Times New Roman" w:cs="Times New Roman"/>
          <w:b/>
          <w:bCs/>
        </w:rPr>
        <w:t>s</w:t>
      </w:r>
      <w:r>
        <w:rPr>
          <w:rFonts w:ascii="Times New Roman" w:hAnsi="Times New Roman" w:cs="Times New Roman"/>
        </w:rPr>
        <w:t>, represented by pelagic trawlers mostly active in winter</w:t>
      </w:r>
      <w:r w:rsidR="00267A89">
        <w:rPr>
          <w:rFonts w:ascii="Times New Roman" w:hAnsi="Times New Roman" w:cs="Times New Roman"/>
        </w:rPr>
        <w:t xml:space="preserve"> and exclusively fishing for small pelagic; </w:t>
      </w:r>
      <w:commentRangeStart w:id="12"/>
      <w:r w:rsidR="00267A89" w:rsidRPr="00267A89">
        <w:rPr>
          <w:rFonts w:ascii="Times New Roman" w:hAnsi="Times New Roman" w:cs="Times New Roman"/>
          <w:b/>
          <w:bCs/>
        </w:rPr>
        <w:t xml:space="preserve">archipelago </w:t>
      </w:r>
      <w:commentRangeEnd w:id="12"/>
      <w:r w:rsidR="00623F95">
        <w:rPr>
          <w:rStyle w:val="CommentReference"/>
        </w:rPr>
        <w:commentReference w:id="12"/>
      </w:r>
      <w:r w:rsidR="00267A89" w:rsidRPr="00267A89">
        <w:rPr>
          <w:rFonts w:ascii="Times New Roman" w:hAnsi="Times New Roman" w:cs="Times New Roman"/>
          <w:b/>
          <w:bCs/>
        </w:rPr>
        <w:t>fisher</w:t>
      </w:r>
      <w:r w:rsidR="00623F95">
        <w:rPr>
          <w:rFonts w:ascii="Times New Roman" w:hAnsi="Times New Roman" w:cs="Times New Roman"/>
          <w:b/>
          <w:bCs/>
        </w:rPr>
        <w:t>s</w:t>
      </w:r>
      <w:r w:rsidR="00267A89">
        <w:rPr>
          <w:rFonts w:ascii="Times New Roman" w:hAnsi="Times New Roman" w:cs="Times New Roman"/>
        </w:rPr>
        <w:t>, which is similar to an artisanal fisher</w:t>
      </w:r>
      <w:r w:rsidR="00623F95">
        <w:rPr>
          <w:rFonts w:ascii="Times New Roman" w:hAnsi="Times New Roman" w:cs="Times New Roman"/>
        </w:rPr>
        <w:t>s</w:t>
      </w:r>
      <w:r w:rsidR="00267A89">
        <w:rPr>
          <w:rFonts w:ascii="Times New Roman" w:hAnsi="Times New Roman" w:cs="Times New Roman"/>
        </w:rPr>
        <w:t xml:space="preserve"> but </w:t>
      </w:r>
      <w:r w:rsidR="00623F95">
        <w:rPr>
          <w:rFonts w:ascii="Times New Roman" w:hAnsi="Times New Roman" w:cs="Times New Roman"/>
        </w:rPr>
        <w:t>is by law prevented from</w:t>
      </w:r>
      <w:r w:rsidR="00267A89">
        <w:rPr>
          <w:rFonts w:ascii="Times New Roman" w:hAnsi="Times New Roman" w:cs="Times New Roman"/>
        </w:rPr>
        <w:t xml:space="preserve"> sell</w:t>
      </w:r>
      <w:r w:rsidR="00623F95">
        <w:rPr>
          <w:rFonts w:ascii="Times New Roman" w:hAnsi="Times New Roman" w:cs="Times New Roman"/>
        </w:rPr>
        <w:t>ing</w:t>
      </w:r>
      <w:r w:rsidR="00267A89">
        <w:rPr>
          <w:rFonts w:ascii="Times New Roman" w:hAnsi="Times New Roman" w:cs="Times New Roman"/>
        </w:rPr>
        <w:t xml:space="preserve"> </w:t>
      </w:r>
      <w:r w:rsidR="00623F95">
        <w:rPr>
          <w:rFonts w:ascii="Times New Roman" w:hAnsi="Times New Roman" w:cs="Times New Roman"/>
        </w:rPr>
        <w:t>their</w:t>
      </w:r>
      <w:r w:rsidR="00267A89">
        <w:rPr>
          <w:rFonts w:ascii="Times New Roman" w:hAnsi="Times New Roman" w:cs="Times New Roman"/>
        </w:rPr>
        <w:t xml:space="preserve"> catches.</w:t>
      </w:r>
    </w:p>
    <w:p w14:paraId="25454CCA" w14:textId="77777777" w:rsidR="0008312C" w:rsidRDefault="0008312C" w:rsidP="005B077C">
      <w:pPr>
        <w:rPr>
          <w:rFonts w:ascii="Times New Roman" w:hAnsi="Times New Roman" w:cs="Times New Roman"/>
        </w:rPr>
      </w:pPr>
    </w:p>
    <w:p w14:paraId="23D5D5E1" w14:textId="70826546" w:rsidR="00093FB4" w:rsidRPr="0008312C" w:rsidRDefault="00093FB4" w:rsidP="0008312C">
      <w:pPr>
        <w:rPr>
          <w:rFonts w:ascii="Times New Roman" w:hAnsi="Times New Roman" w:cs="Times New Roman"/>
          <w:b/>
          <w:bCs/>
          <w:sz w:val="28"/>
          <w:szCs w:val="28"/>
        </w:rPr>
      </w:pPr>
      <w:r w:rsidRPr="0008312C">
        <w:rPr>
          <w:rFonts w:ascii="Times New Roman" w:hAnsi="Times New Roman" w:cs="Times New Roman"/>
          <w:b/>
          <w:bCs/>
          <w:sz w:val="28"/>
          <w:szCs w:val="28"/>
        </w:rPr>
        <w:t>Fishing management</w:t>
      </w:r>
    </w:p>
    <w:p w14:paraId="70224EFB" w14:textId="70F07087" w:rsidR="00D618E2" w:rsidRDefault="00D618E2" w:rsidP="00D618E2">
      <w:pPr>
        <w:rPr>
          <w:rFonts w:ascii="Times New Roman" w:hAnsi="Times New Roman" w:cs="Times New Roman"/>
        </w:rPr>
      </w:pPr>
      <w:commentRangeStart w:id="13"/>
      <w:r>
        <w:rPr>
          <w:rFonts w:ascii="Times New Roman" w:hAnsi="Times New Roman" w:cs="Times New Roman"/>
        </w:rPr>
        <w:t xml:space="preserve">Fishing management scenario contribution can be crucial to understand what are the major limits that actual management has, and what can be possible solutions. We can </w:t>
      </w:r>
      <w:r w:rsidR="00267A89">
        <w:rPr>
          <w:rFonts w:ascii="Times New Roman" w:hAnsi="Times New Roman" w:cs="Times New Roman"/>
        </w:rPr>
        <w:t>leverage on</w:t>
      </w:r>
      <w:r>
        <w:rPr>
          <w:rFonts w:ascii="Times New Roman" w:hAnsi="Times New Roman" w:cs="Times New Roman"/>
        </w:rPr>
        <w:t xml:space="preserve"> degrees of:</w:t>
      </w:r>
      <w:commentRangeEnd w:id="13"/>
      <w:r w:rsidR="00623F95">
        <w:rPr>
          <w:rStyle w:val="CommentReference"/>
        </w:rPr>
        <w:commentReference w:id="13"/>
      </w:r>
    </w:p>
    <w:p w14:paraId="1EAFE981" w14:textId="294A32DD" w:rsidR="00D0709C" w:rsidRDefault="00267A89" w:rsidP="00D0709C">
      <w:pPr>
        <w:pStyle w:val="ListParagraph"/>
        <w:numPr>
          <w:ilvl w:val="0"/>
          <w:numId w:val="13"/>
        </w:numPr>
        <w:jc w:val="both"/>
        <w:rPr>
          <w:rFonts w:ascii="Times New Roman" w:hAnsi="Times New Roman" w:cs="Times New Roman"/>
          <w:color w:val="000000" w:themeColor="text1"/>
          <w:lang w:val="en-GB"/>
        </w:rPr>
      </w:pPr>
      <w:commentRangeStart w:id="14"/>
      <w:r>
        <w:rPr>
          <w:rFonts w:ascii="Times New Roman" w:hAnsi="Times New Roman" w:cs="Times New Roman"/>
          <w:b/>
          <w:bCs/>
          <w:color w:val="000000" w:themeColor="text1"/>
          <w:lang w:val="en-GB"/>
        </w:rPr>
        <w:t>Flexibility</w:t>
      </w:r>
      <w:commentRangeEnd w:id="14"/>
      <w:r w:rsidR="00623F95">
        <w:rPr>
          <w:rStyle w:val="CommentReference"/>
          <w:lang w:val="en-GB"/>
        </w:rPr>
        <w:commentReference w:id="14"/>
      </w:r>
      <w:r w:rsidR="00294CC7" w:rsidRPr="00EB5E5C">
        <w:rPr>
          <w:rFonts w:ascii="Times New Roman" w:hAnsi="Times New Roman" w:cs="Times New Roman"/>
          <w:color w:val="000000" w:themeColor="text1"/>
          <w:lang w:val="en-GB"/>
        </w:rPr>
        <w:t xml:space="preserve">: choosing different flexibility possibility to </w:t>
      </w:r>
      <w:r>
        <w:rPr>
          <w:rFonts w:ascii="Times New Roman" w:hAnsi="Times New Roman" w:cs="Times New Roman"/>
          <w:color w:val="000000" w:themeColor="text1"/>
          <w:lang w:val="en-GB"/>
        </w:rPr>
        <w:t>change fishing strategy (both gear and target)</w:t>
      </w:r>
      <w:r w:rsidR="00294CC7" w:rsidRPr="00EB5E5C">
        <w:rPr>
          <w:rFonts w:ascii="Times New Roman" w:hAnsi="Times New Roman" w:cs="Times New Roman"/>
          <w:color w:val="000000" w:themeColor="text1"/>
          <w:lang w:val="en-GB"/>
        </w:rPr>
        <w:t>.</w:t>
      </w:r>
      <w:r w:rsidR="00294CC7" w:rsidRPr="00EB5E5C">
        <w:rPr>
          <w:rFonts w:ascii="Times New Roman" w:hAnsi="Times New Roman" w:cs="Times New Roman"/>
          <w:lang w:val="en-GB"/>
        </w:rPr>
        <w:t xml:space="preserve"> </w:t>
      </w:r>
      <w:r>
        <w:rPr>
          <w:rFonts w:ascii="Times New Roman" w:hAnsi="Times New Roman" w:cs="Times New Roman"/>
          <w:lang w:val="en-GB"/>
        </w:rPr>
        <w:t>This can be linked to the node “strategy”</w:t>
      </w:r>
      <w:r w:rsidR="00294CC7" w:rsidRPr="00000C01">
        <w:rPr>
          <w:rFonts w:ascii="Times New Roman" w:hAnsi="Times New Roman" w:cs="Times New Roman"/>
          <w:color w:val="000000" w:themeColor="text1"/>
          <w:lang w:val="en-GB"/>
        </w:rPr>
        <w:t>.</w:t>
      </w:r>
    </w:p>
    <w:p w14:paraId="636F61A2" w14:textId="77777777" w:rsidR="00E5225A" w:rsidRPr="00E5225A" w:rsidRDefault="00E5225A" w:rsidP="00E5225A">
      <w:pPr>
        <w:pStyle w:val="ListParagraph"/>
        <w:jc w:val="both"/>
        <w:rPr>
          <w:rFonts w:ascii="Times New Roman" w:hAnsi="Times New Roman" w:cs="Times New Roman"/>
          <w:color w:val="000000" w:themeColor="text1"/>
          <w:lang w:val="en-GB"/>
        </w:rPr>
      </w:pPr>
    </w:p>
    <w:p w14:paraId="354A537D" w14:textId="603941BC" w:rsidR="00323E76" w:rsidRDefault="00323E76" w:rsidP="00323E76">
      <w:pPr>
        <w:pStyle w:val="ListParagraph"/>
        <w:numPr>
          <w:ilvl w:val="0"/>
          <w:numId w:val="13"/>
        </w:numPr>
        <w:jc w:val="both"/>
        <w:rPr>
          <w:rFonts w:ascii="Times New Roman" w:hAnsi="Times New Roman" w:cs="Times New Roman"/>
          <w:color w:val="000000" w:themeColor="text1"/>
          <w:lang w:val="en-GB"/>
        </w:rPr>
      </w:pPr>
      <w:r>
        <w:rPr>
          <w:rFonts w:ascii="Times New Roman" w:hAnsi="Times New Roman" w:cs="Times New Roman"/>
          <w:b/>
          <w:bCs/>
          <w:color w:val="000000" w:themeColor="text1"/>
          <w:lang w:val="en-GB"/>
        </w:rPr>
        <w:t>Infrastructure:</w:t>
      </w:r>
      <w:r w:rsidRPr="00EB5E5C">
        <w:rPr>
          <w:rFonts w:ascii="Times New Roman" w:hAnsi="Times New Roman" w:cs="Times New Roman"/>
          <w:color w:val="000000" w:themeColor="text1"/>
          <w:lang w:val="en-GB"/>
        </w:rPr>
        <w:t xml:space="preserve"> availability of terrestrial infrastructures such as roads, ports and bridges</w:t>
      </w:r>
      <w:r>
        <w:rPr>
          <w:rFonts w:ascii="Times New Roman" w:hAnsi="Times New Roman" w:cs="Times New Roman"/>
          <w:color w:val="000000" w:themeColor="text1"/>
          <w:lang w:val="en-GB"/>
        </w:rPr>
        <w:t>. CPT is</w:t>
      </w:r>
      <w:r w:rsidR="00267A89">
        <w:rPr>
          <w:rFonts w:ascii="Times New Roman" w:hAnsi="Times New Roman" w:cs="Times New Roman"/>
          <w:color w:val="000000" w:themeColor="text1"/>
          <w:lang w:val="en-GB"/>
        </w:rPr>
        <w:t xml:space="preserve"> already</w:t>
      </w:r>
      <w:r>
        <w:rPr>
          <w:rFonts w:ascii="Times New Roman" w:hAnsi="Times New Roman" w:cs="Times New Roman"/>
          <w:color w:val="000000" w:themeColor="text1"/>
          <w:lang w:val="en-GB"/>
        </w:rPr>
        <w:t xml:space="preserve"> filled with method M1 based on the answer to Q17 (infrastructure).</w:t>
      </w:r>
    </w:p>
    <w:p w14:paraId="7F71AB76" w14:textId="77777777" w:rsidR="00323E76" w:rsidRDefault="00323E76" w:rsidP="00323E76">
      <w:pPr>
        <w:pStyle w:val="ListParagraph"/>
        <w:jc w:val="both"/>
        <w:rPr>
          <w:rFonts w:ascii="Times New Roman" w:hAnsi="Times New Roman" w:cs="Times New Roman"/>
          <w:color w:val="000000" w:themeColor="text1"/>
          <w:lang w:val="en-GB"/>
        </w:rPr>
      </w:pPr>
    </w:p>
    <w:p w14:paraId="71763DBE" w14:textId="6658D8E7" w:rsidR="009A7C4A" w:rsidRPr="00443D74" w:rsidRDefault="00D53DB2" w:rsidP="003F0C01">
      <w:pPr>
        <w:pStyle w:val="Heading1"/>
        <w:rPr>
          <w:rFonts w:ascii="Times New Roman" w:hAnsi="Times New Roman" w:cs="Times New Roman"/>
          <w:b/>
          <w:bCs/>
          <w:color w:val="000000" w:themeColor="text1"/>
          <w:sz w:val="32"/>
          <w:szCs w:val="32"/>
          <w:lang w:val="en-GB"/>
        </w:rPr>
      </w:pPr>
      <w:bookmarkStart w:id="15" w:name="_Toc212994899"/>
      <w:r>
        <w:rPr>
          <w:rFonts w:ascii="Times New Roman" w:hAnsi="Times New Roman" w:cs="Times New Roman"/>
          <w:b/>
          <w:bCs/>
          <w:color w:val="000000" w:themeColor="text1"/>
          <w:sz w:val="32"/>
          <w:szCs w:val="32"/>
          <w:lang w:val="en-GB"/>
        </w:rPr>
        <w:lastRenderedPageBreak/>
        <w:t>Operational</w:t>
      </w:r>
      <w:r w:rsidR="009A7C4A" w:rsidRPr="00443D74">
        <w:rPr>
          <w:rFonts w:ascii="Times New Roman" w:hAnsi="Times New Roman" w:cs="Times New Roman"/>
          <w:b/>
          <w:bCs/>
          <w:color w:val="000000" w:themeColor="text1"/>
          <w:sz w:val="32"/>
          <w:szCs w:val="32"/>
          <w:lang w:val="en-GB"/>
        </w:rPr>
        <w:t xml:space="preserve"> </w:t>
      </w:r>
      <w:r w:rsidR="003F0C01" w:rsidRPr="00443D74">
        <w:rPr>
          <w:rFonts w:ascii="Times New Roman" w:hAnsi="Times New Roman" w:cs="Times New Roman"/>
          <w:b/>
          <w:bCs/>
          <w:color w:val="000000" w:themeColor="text1"/>
          <w:sz w:val="32"/>
          <w:szCs w:val="32"/>
          <w:lang w:val="en-GB"/>
        </w:rPr>
        <w:t>subsystem</w:t>
      </w:r>
      <w:bookmarkEnd w:id="15"/>
    </w:p>
    <w:p w14:paraId="5920BB98" w14:textId="6B12F7B9" w:rsidR="007B20D4" w:rsidRPr="0033178B" w:rsidRDefault="004B737B" w:rsidP="0039084C">
      <w:pPr>
        <w:rPr>
          <w:rFonts w:ascii="Times New Roman" w:hAnsi="Times New Roman" w:cs="Times New Roman"/>
          <w:b/>
          <w:bCs/>
        </w:rPr>
      </w:pPr>
      <w:r w:rsidRPr="0033178B">
        <w:rPr>
          <w:rFonts w:ascii="Times New Roman" w:hAnsi="Times New Roman" w:cs="Times New Roman"/>
        </w:rPr>
        <w:t xml:space="preserve">Pending: </w:t>
      </w:r>
      <w:r w:rsidR="00464E53" w:rsidRPr="0033178B">
        <w:rPr>
          <w:rFonts w:ascii="Times New Roman" w:hAnsi="Times New Roman" w:cs="Times New Roman"/>
          <w:b/>
          <w:bCs/>
        </w:rPr>
        <w:t xml:space="preserve">still </w:t>
      </w:r>
      <w:proofErr w:type="gramStart"/>
      <w:r w:rsidR="00464E53" w:rsidRPr="0033178B">
        <w:rPr>
          <w:rFonts w:ascii="Times New Roman" w:hAnsi="Times New Roman" w:cs="Times New Roman"/>
          <w:b/>
          <w:bCs/>
        </w:rPr>
        <w:t>have to</w:t>
      </w:r>
      <w:proofErr w:type="gramEnd"/>
      <w:r w:rsidR="00464E53" w:rsidRPr="0033178B">
        <w:rPr>
          <w:rFonts w:ascii="Times New Roman" w:hAnsi="Times New Roman" w:cs="Times New Roman"/>
          <w:b/>
          <w:bCs/>
        </w:rPr>
        <w:t xml:space="preserve"> adjust for “misinterpretation” like the trawler and heatwave</w:t>
      </w:r>
      <w:r w:rsidRPr="0033178B">
        <w:rPr>
          <w:rFonts w:ascii="Times New Roman" w:hAnsi="Times New Roman" w:cs="Times New Roman"/>
          <w:b/>
          <w:bCs/>
        </w:rPr>
        <w:t xml:space="preserve">; </w:t>
      </w:r>
      <w:r w:rsidR="00BD7706" w:rsidRPr="0033178B">
        <w:rPr>
          <w:rFonts w:ascii="Times New Roman" w:hAnsi="Times New Roman" w:cs="Times New Roman"/>
          <w:highlight w:val="yellow"/>
        </w:rPr>
        <w:t>Math stuff: scale down uncertainty; adjust ranges properly (e.g.: 0-2 answers should work on both sides)</w:t>
      </w:r>
    </w:p>
    <w:p w14:paraId="16A1631C" w14:textId="4499034E" w:rsidR="0087785B" w:rsidRPr="0033178B" w:rsidRDefault="0087785B" w:rsidP="0087785B">
      <w:pPr>
        <w:pStyle w:val="ListParagraph"/>
        <w:numPr>
          <w:ilvl w:val="0"/>
          <w:numId w:val="7"/>
        </w:numPr>
        <w:rPr>
          <w:rFonts w:ascii="Times New Roman" w:hAnsi="Times New Roman" w:cs="Times New Roman"/>
          <w:lang w:val="en-GB"/>
        </w:rPr>
      </w:pPr>
      <w:r w:rsidRPr="0033178B">
        <w:rPr>
          <w:rFonts w:ascii="Times New Roman" w:hAnsi="Times New Roman" w:cs="Times New Roman"/>
          <w:b/>
          <w:bCs/>
          <w:color w:val="000000" w:themeColor="text1"/>
          <w:lang w:val="en-GB"/>
        </w:rPr>
        <w:t>Strategy</w:t>
      </w:r>
    </w:p>
    <w:p w14:paraId="71517ED8" w14:textId="56159E14" w:rsidR="0087785B" w:rsidRPr="0033178B" w:rsidRDefault="0087785B" w:rsidP="00294CC7">
      <w:pPr>
        <w:jc w:val="both"/>
        <w:rPr>
          <w:rFonts w:ascii="Times New Roman" w:hAnsi="Times New Roman" w:cs="Times New Roman"/>
        </w:rPr>
      </w:pPr>
      <w:commentRangeStart w:id="16"/>
      <w:r w:rsidRPr="0033178B">
        <w:rPr>
          <w:rFonts w:ascii="Times New Roman" w:hAnsi="Times New Roman" w:cs="Times New Roman"/>
        </w:rPr>
        <w:t>Fisher</w:t>
      </w:r>
      <w:r w:rsidR="00623F95">
        <w:rPr>
          <w:rFonts w:ascii="Times New Roman" w:hAnsi="Times New Roman" w:cs="Times New Roman"/>
        </w:rPr>
        <w:t>s</w:t>
      </w:r>
      <w:commentRangeEnd w:id="16"/>
      <w:r w:rsidR="00623F95">
        <w:rPr>
          <w:rStyle w:val="CommentReference"/>
        </w:rPr>
        <w:commentReference w:id="16"/>
      </w:r>
      <w:r w:rsidRPr="0033178B">
        <w:rPr>
          <w:rFonts w:ascii="Times New Roman" w:hAnsi="Times New Roman" w:cs="Times New Roman"/>
        </w:rPr>
        <w:t xml:space="preserve"> response is coded as </w:t>
      </w:r>
      <w:bookmarkStart w:id="17" w:name="_Hlk212217608"/>
      <w:r w:rsidRPr="0033178B">
        <w:rPr>
          <w:rFonts w:ascii="Times New Roman" w:hAnsi="Times New Roman" w:cs="Times New Roman"/>
        </w:rPr>
        <w:t xml:space="preserve">Adapt (proactive planning); react (unplanned response); cope (accept passively) </w:t>
      </w:r>
      <w:r w:rsidRPr="0033178B">
        <w:rPr>
          <w:rFonts w:ascii="Times New Roman" w:hAnsi="Times New Roman" w:cs="Times New Roman"/>
        </w:rPr>
        <w:fldChar w:fldCharType="begin"/>
      </w:r>
      <w:r w:rsidRPr="0033178B">
        <w:rPr>
          <w:rFonts w:ascii="Times New Roman" w:hAnsi="Times New Roman" w:cs="Times New Roman"/>
        </w:rPr>
        <w:instrText xml:space="preserve"> ADDIN ZOTERO_ITEM CSL_CITATION {"citationID":"PrqeSCCQ","properties":{"formattedCitation":"(Green {\\i{}et al.}, 2021)","plainCitation":"(Green et al., 2021)","noteIndex":0},"citationItems":[{"id":1684,"uris":["http://zotero.org/users/6838574/items/SXN4TJ5H"],"itemData":{"id":1684,"type":"article-journal","abstract":"As the impacts of climate change on human society accelerate, coastal communities are vulnerable to changing environmental conditions. The capacity of communities and households to respond to these changes (i.e., their adaptive capacity) will determine the impacts of climate and co-occurring stressors. To date, empirical evidence linking theoretical measures of adaptive capacity to community and household responses remains limited. Here, we conduct a global meta-analysis examining how metrics of adaptive capacity translate to human responses to change (Adapt, React, Cope response) in 22 small-scale fishing case studies from 20 countries (n = 191 responses). Using both thematic and qualitative comparative analysis, we evaluate how responses to climate, environmental, and social change were influenced by domains of adaptive capacity. Our findings show that adaptive responses at the community level only occurred in situations where the community had Access to Assets, in combination with other domains including Diversity and Flexibility, Learning and Knowledge, and Natural Capital. In contrast, Access to Assets was nonessential for adaptive responses at the household level. Adaptive households demonstrated Diversity and Flexibility when supported by strong Governance or Institutions and were often able to substitute Learning and Knowledge and Natural Capital with one another. Standardized metrics of adaptive capacity are essential to designing effective policies promoting resilience in natural resource-dependent communities and understanding how social and ecological aspects of communities interact to influence responses. Our framework describes how small-scale fishing communities and households respond to environmental changes and can inform policies that support vulnerable populations.","container-title":"Climatic Change","DOI":"10.1007/s10584-021-02965-w","ISSN":"1573-1480","issue":"1","journalAbbreviation":"Climatic Change","language":"en","page":"15","source":"Springer Link","title":"How adaptive capacity shapes the Adapt, React, Cope response to climate impacts: insights from small-scale fisheries","title-short":"How adaptive capacity shapes the Adapt, React, Cope response to climate impacts","volume":"164","author":[{"family":"Green","given":"Kristen M."},{"family":"Selgrath","given":"Jennifer C."},{"family":"Frawley","given":"Timothy H."},{"family":"Oestreich","given":"William K."},{"family":"Mansfield","given":"Elizabeth J."},{"family":"Urteaga","given":"Jose"},{"family":"Swanson","given":"Shannon S."},{"family":"Santana","given":"Francisca N."},{"family":"Green","given":"Stephanie J."},{"family":"Naggea","given":"Josheena"},{"family":"Crowder","given":"Larry B."}],"issued":{"date-parts":[["2021",1,23]]}}}],"schema":"https://github.com/citation-style-language/schema/raw/master/csl-citation.json"} </w:instrText>
      </w:r>
      <w:r w:rsidRPr="0033178B">
        <w:rPr>
          <w:rFonts w:ascii="Times New Roman" w:hAnsi="Times New Roman" w:cs="Times New Roman"/>
        </w:rPr>
        <w:fldChar w:fldCharType="separate"/>
      </w:r>
      <w:r w:rsidRPr="0033178B">
        <w:rPr>
          <w:rFonts w:ascii="Times New Roman" w:hAnsi="Times New Roman" w:cs="Times New Roman"/>
          <w:kern w:val="0"/>
        </w:rPr>
        <w:t xml:space="preserve">(Green </w:t>
      </w:r>
      <w:r w:rsidRPr="0033178B">
        <w:rPr>
          <w:rFonts w:ascii="Times New Roman" w:hAnsi="Times New Roman" w:cs="Times New Roman"/>
          <w:i/>
          <w:iCs/>
          <w:kern w:val="0"/>
        </w:rPr>
        <w:t>et al.</w:t>
      </w:r>
      <w:r w:rsidRPr="0033178B">
        <w:rPr>
          <w:rFonts w:ascii="Times New Roman" w:hAnsi="Times New Roman" w:cs="Times New Roman"/>
          <w:kern w:val="0"/>
        </w:rPr>
        <w:t>, 2021)</w:t>
      </w:r>
      <w:r w:rsidRPr="0033178B">
        <w:rPr>
          <w:rFonts w:ascii="Times New Roman" w:hAnsi="Times New Roman" w:cs="Times New Roman"/>
        </w:rPr>
        <w:fldChar w:fldCharType="end"/>
      </w:r>
      <w:r w:rsidRPr="0033178B">
        <w:rPr>
          <w:rFonts w:ascii="Times New Roman" w:hAnsi="Times New Roman" w:cs="Times New Roman"/>
        </w:rPr>
        <w:t xml:space="preserve">. </w:t>
      </w:r>
      <w:r w:rsidRPr="0033178B">
        <w:rPr>
          <w:rFonts w:ascii="Times New Roman" w:hAnsi="Times New Roman" w:cs="Times New Roman"/>
          <w:b/>
          <w:bCs/>
          <w:u w:val="single"/>
        </w:rPr>
        <w:t>Cope</w:t>
      </w:r>
      <w:r w:rsidRPr="0033178B">
        <w:rPr>
          <w:rFonts w:ascii="Times New Roman" w:hAnsi="Times New Roman" w:cs="Times New Roman"/>
        </w:rPr>
        <w:t xml:space="preserve"> is when fisher prefer to not go out fishing; </w:t>
      </w:r>
      <w:r w:rsidRPr="0033178B">
        <w:rPr>
          <w:rFonts w:ascii="Times New Roman" w:hAnsi="Times New Roman" w:cs="Times New Roman"/>
          <w:b/>
          <w:bCs/>
          <w:u w:val="single"/>
        </w:rPr>
        <w:t>React</w:t>
      </w:r>
      <w:r w:rsidRPr="0033178B">
        <w:rPr>
          <w:rFonts w:ascii="Times New Roman" w:hAnsi="Times New Roman" w:cs="Times New Roman"/>
        </w:rPr>
        <w:t xml:space="preserve"> is when they apply small modification to their practice, such as fishing in deeper areas or in different time of the day; </w:t>
      </w:r>
      <w:r w:rsidRPr="0033178B">
        <w:rPr>
          <w:rFonts w:ascii="Times New Roman" w:hAnsi="Times New Roman" w:cs="Times New Roman"/>
          <w:b/>
          <w:bCs/>
          <w:u w:val="single"/>
        </w:rPr>
        <w:t>Adapt</w:t>
      </w:r>
      <w:r w:rsidRPr="0033178B">
        <w:rPr>
          <w:rFonts w:ascii="Times New Roman" w:hAnsi="Times New Roman" w:cs="Times New Roman"/>
        </w:rPr>
        <w:t xml:space="preserve"> is when they take proactive response such as modify their strategy by changing fishing target and/or gear.</w:t>
      </w:r>
      <w:bookmarkEnd w:id="17"/>
      <w:r w:rsidR="00947B38" w:rsidRPr="0033178B">
        <w:rPr>
          <w:rFonts w:ascii="Times New Roman" w:hAnsi="Times New Roman" w:cs="Times New Roman"/>
        </w:rPr>
        <w:t xml:space="preserve"> </w:t>
      </w:r>
    </w:p>
    <w:p w14:paraId="3FD9AFCD" w14:textId="252B640D" w:rsidR="00294CC7" w:rsidRPr="0033178B" w:rsidRDefault="00294CC7" w:rsidP="00294CC7">
      <w:pPr>
        <w:jc w:val="both"/>
        <w:rPr>
          <w:rFonts w:ascii="Times New Roman" w:hAnsi="Times New Roman" w:cs="Times New Roman"/>
        </w:rPr>
      </w:pPr>
      <w:r w:rsidRPr="0033178B">
        <w:rPr>
          <w:rFonts w:ascii="Times New Roman" w:hAnsi="Times New Roman" w:cs="Times New Roman"/>
        </w:rPr>
        <w:t xml:space="preserve">Each interviewee expressed </w:t>
      </w:r>
      <w:commentRangeStart w:id="18"/>
      <w:r w:rsidR="00623F95">
        <w:rPr>
          <w:rFonts w:ascii="Times New Roman" w:hAnsi="Times New Roman" w:cs="Times New Roman"/>
        </w:rPr>
        <w:t>their</w:t>
      </w:r>
      <w:commentRangeEnd w:id="18"/>
      <w:r w:rsidR="00623F95">
        <w:rPr>
          <w:rStyle w:val="CommentReference"/>
        </w:rPr>
        <w:commentReference w:id="18"/>
      </w:r>
      <w:r w:rsidR="00623F95" w:rsidRPr="0033178B">
        <w:rPr>
          <w:rFonts w:ascii="Times New Roman" w:hAnsi="Times New Roman" w:cs="Times New Roman"/>
        </w:rPr>
        <w:t xml:space="preserve"> </w:t>
      </w:r>
      <w:r w:rsidRPr="0033178B">
        <w:rPr>
          <w:rFonts w:ascii="Times New Roman" w:hAnsi="Times New Roman" w:cs="Times New Roman"/>
        </w:rPr>
        <w:t xml:space="preserve">view regarding the strategy in different questions. </w:t>
      </w:r>
      <w:r w:rsidR="0033178B" w:rsidRPr="0033178B">
        <w:rPr>
          <w:rFonts w:ascii="Times New Roman" w:hAnsi="Times New Roman" w:cs="Times New Roman"/>
        </w:rPr>
        <w:t xml:space="preserve">For each event and fisherman, </w:t>
      </w:r>
      <w:commentRangeStart w:id="19"/>
      <w:r w:rsidR="0033178B" w:rsidRPr="0033178B">
        <w:rPr>
          <w:rFonts w:ascii="Times New Roman" w:hAnsi="Times New Roman" w:cs="Times New Roman"/>
        </w:rPr>
        <w:t>it is applied manual revision to assign one or more between</w:t>
      </w:r>
      <w:r w:rsidRPr="0033178B">
        <w:rPr>
          <w:rFonts w:ascii="Times New Roman" w:hAnsi="Times New Roman" w:cs="Times New Roman"/>
        </w:rPr>
        <w:t xml:space="preserve"> react, cope and ad</w:t>
      </w:r>
      <w:commentRangeEnd w:id="19"/>
      <w:r w:rsidR="00623F95">
        <w:rPr>
          <w:rStyle w:val="CommentReference"/>
        </w:rPr>
        <w:commentReference w:id="19"/>
      </w:r>
      <w:r w:rsidRPr="0033178B">
        <w:rPr>
          <w:rFonts w:ascii="Times New Roman" w:hAnsi="Times New Roman" w:cs="Times New Roman"/>
        </w:rPr>
        <w:t>apt</w:t>
      </w:r>
      <w:r w:rsidR="0033178B" w:rsidRPr="0033178B">
        <w:rPr>
          <w:rFonts w:ascii="Times New Roman" w:hAnsi="Times New Roman" w:cs="Times New Roman"/>
        </w:rPr>
        <w:t>. Then it is identified which answer is more appropriate to fill the</w:t>
      </w:r>
      <w:r w:rsidRPr="0033178B">
        <w:rPr>
          <w:rFonts w:ascii="Times New Roman" w:hAnsi="Times New Roman" w:cs="Times New Roman"/>
        </w:rPr>
        <w:t xml:space="preserve"> CPT. </w:t>
      </w:r>
    </w:p>
    <w:p w14:paraId="125E5CC2" w14:textId="7E781BA7" w:rsidR="00474A43" w:rsidRPr="0033178B" w:rsidRDefault="0087785B" w:rsidP="00294CC7">
      <w:pPr>
        <w:jc w:val="both"/>
        <w:rPr>
          <w:rFonts w:ascii="Times New Roman" w:hAnsi="Times New Roman" w:cs="Times New Roman"/>
        </w:rPr>
      </w:pPr>
      <w:r w:rsidRPr="0033178B">
        <w:rPr>
          <w:rFonts w:ascii="Times New Roman" w:hAnsi="Times New Roman" w:cs="Times New Roman"/>
          <w:b/>
          <w:bCs/>
        </w:rPr>
        <w:t>Case 1:</w:t>
      </w:r>
      <w:r w:rsidRPr="0033178B">
        <w:rPr>
          <w:rFonts w:ascii="Times New Roman" w:hAnsi="Times New Roman" w:cs="Times New Roman"/>
        </w:rPr>
        <w:t xml:space="preserve"> single </w:t>
      </w:r>
      <w:r w:rsidR="00241C79" w:rsidRPr="0033178B">
        <w:rPr>
          <w:rFonts w:ascii="Times New Roman" w:hAnsi="Times New Roman" w:cs="Times New Roman"/>
        </w:rPr>
        <w:t>strategy</w:t>
      </w:r>
      <w:r w:rsidRPr="0033178B">
        <w:rPr>
          <w:rFonts w:ascii="Times New Roman" w:hAnsi="Times New Roman" w:cs="Times New Roman"/>
        </w:rPr>
        <w:t xml:space="preserve">. </w:t>
      </w:r>
      <w:commentRangeStart w:id="20"/>
      <w:r w:rsidR="00474A43" w:rsidRPr="0033178B">
        <w:rPr>
          <w:rFonts w:ascii="Times New Roman" w:hAnsi="Times New Roman" w:cs="Times New Roman"/>
          <w:i/>
          <w:iCs/>
        </w:rPr>
        <w:t>React</w:t>
      </w:r>
      <w:r w:rsidR="00E9064F" w:rsidRPr="0033178B">
        <w:rPr>
          <w:rFonts w:ascii="Times New Roman" w:hAnsi="Times New Roman" w:cs="Times New Roman"/>
          <w:i/>
          <w:iCs/>
        </w:rPr>
        <w:t xml:space="preserve"> </w:t>
      </w:r>
      <w:r w:rsidR="00616920" w:rsidRPr="0033178B">
        <w:rPr>
          <w:rFonts w:ascii="Times New Roman" w:hAnsi="Times New Roman" w:cs="Times New Roman"/>
        </w:rPr>
        <w:t>u</w:t>
      </w:r>
      <w:r w:rsidR="00474A43" w:rsidRPr="0033178B">
        <w:rPr>
          <w:rFonts w:ascii="Times New Roman" w:hAnsi="Times New Roman" w:cs="Times New Roman"/>
        </w:rPr>
        <w:t xml:space="preserve">se avoidance </w:t>
      </w:r>
      <w:r w:rsidR="00616920" w:rsidRPr="0033178B">
        <w:rPr>
          <w:rFonts w:ascii="Times New Roman" w:hAnsi="Times New Roman" w:cs="Times New Roman"/>
        </w:rPr>
        <w:t xml:space="preserve">(or what has been </w:t>
      </w:r>
      <w:r w:rsidR="00241C79" w:rsidRPr="0033178B">
        <w:rPr>
          <w:rFonts w:ascii="Times New Roman" w:hAnsi="Times New Roman" w:cs="Times New Roman"/>
        </w:rPr>
        <w:t>labelled</w:t>
      </w:r>
      <w:r w:rsidR="00616920" w:rsidRPr="0033178B">
        <w:rPr>
          <w:rFonts w:ascii="Times New Roman" w:hAnsi="Times New Roman" w:cs="Times New Roman"/>
        </w:rPr>
        <w:t xml:space="preserve"> as such) </w:t>
      </w:r>
      <w:r w:rsidR="00474A43" w:rsidRPr="0033178B">
        <w:rPr>
          <w:rFonts w:ascii="Times New Roman" w:hAnsi="Times New Roman" w:cs="Times New Roman"/>
        </w:rPr>
        <w:t>to define the probability to cope or react.</w:t>
      </w:r>
      <w:r w:rsidR="00616920" w:rsidRPr="0033178B">
        <w:rPr>
          <w:rFonts w:ascii="Times New Roman" w:hAnsi="Times New Roman" w:cs="Times New Roman"/>
        </w:rPr>
        <w:t xml:space="preserve"> </w:t>
      </w:r>
      <w:r w:rsidR="000218A8" w:rsidRPr="0033178B">
        <w:rPr>
          <w:rFonts w:ascii="Times New Roman" w:hAnsi="Times New Roman" w:cs="Times New Roman"/>
          <w:i/>
          <w:iCs/>
        </w:rPr>
        <w:t>Adapt u</w:t>
      </w:r>
      <w:r w:rsidR="000218A8" w:rsidRPr="0033178B">
        <w:rPr>
          <w:rFonts w:ascii="Times New Roman" w:hAnsi="Times New Roman" w:cs="Times New Roman"/>
        </w:rPr>
        <w:t xml:space="preserve">se avoidance (or what has been </w:t>
      </w:r>
      <w:r w:rsidR="00241C79" w:rsidRPr="0033178B">
        <w:rPr>
          <w:rFonts w:ascii="Times New Roman" w:hAnsi="Times New Roman" w:cs="Times New Roman"/>
        </w:rPr>
        <w:t>labelled</w:t>
      </w:r>
      <w:r w:rsidR="000218A8" w:rsidRPr="0033178B">
        <w:rPr>
          <w:rFonts w:ascii="Times New Roman" w:hAnsi="Times New Roman" w:cs="Times New Roman"/>
        </w:rPr>
        <w:t xml:space="preserve"> as such) to define the probability to be cope or </w:t>
      </w:r>
      <w:r w:rsidR="0033178B" w:rsidRPr="0033178B">
        <w:rPr>
          <w:rFonts w:ascii="Times New Roman" w:hAnsi="Times New Roman" w:cs="Times New Roman"/>
        </w:rPr>
        <w:t>adapt</w:t>
      </w:r>
      <w:r w:rsidR="000218A8" w:rsidRPr="0033178B">
        <w:rPr>
          <w:rFonts w:ascii="Times New Roman" w:hAnsi="Times New Roman" w:cs="Times New Roman"/>
        </w:rPr>
        <w:t xml:space="preserve">. </w:t>
      </w:r>
      <w:r w:rsidR="00294CC7" w:rsidRPr="0033178B">
        <w:rPr>
          <w:rFonts w:ascii="Times New Roman" w:hAnsi="Times New Roman" w:cs="Times New Roman"/>
          <w:i/>
          <w:iCs/>
        </w:rPr>
        <w:t>Cope</w:t>
      </w:r>
      <w:r w:rsidR="00294CC7" w:rsidRPr="0033178B">
        <w:rPr>
          <w:rFonts w:ascii="Times New Roman" w:hAnsi="Times New Roman" w:cs="Times New Roman"/>
        </w:rPr>
        <w:t xml:space="preserve"> or </w:t>
      </w:r>
      <w:r w:rsidR="00294CC7" w:rsidRPr="0033178B">
        <w:rPr>
          <w:rFonts w:ascii="Times New Roman" w:hAnsi="Times New Roman" w:cs="Times New Roman"/>
          <w:i/>
          <w:iCs/>
        </w:rPr>
        <w:t>NA</w:t>
      </w:r>
      <w:r w:rsidR="00294CC7" w:rsidRPr="0033178B">
        <w:rPr>
          <w:rFonts w:ascii="Times New Roman" w:hAnsi="Times New Roman" w:cs="Times New Roman"/>
        </w:rPr>
        <w:t>:</w:t>
      </w:r>
      <w:r w:rsidR="00616920" w:rsidRPr="0033178B">
        <w:rPr>
          <w:rFonts w:ascii="Times New Roman" w:hAnsi="Times New Roman" w:cs="Times New Roman"/>
        </w:rPr>
        <w:t xml:space="preserve"> then is 100% cope</w:t>
      </w:r>
      <w:r w:rsidR="00603972" w:rsidRPr="0033178B">
        <w:rPr>
          <w:rFonts w:ascii="Times New Roman" w:hAnsi="Times New Roman" w:cs="Times New Roman"/>
        </w:rPr>
        <w:t>.</w:t>
      </w:r>
      <w:r w:rsidR="00241C79" w:rsidRPr="0033178B">
        <w:rPr>
          <w:rFonts w:ascii="Times New Roman" w:hAnsi="Times New Roman" w:cs="Times New Roman"/>
        </w:rPr>
        <w:t xml:space="preserve"> </w:t>
      </w:r>
      <w:commentRangeEnd w:id="20"/>
      <w:r w:rsidR="00C07B63">
        <w:rPr>
          <w:rStyle w:val="CommentReference"/>
        </w:rPr>
        <w:commentReference w:id="20"/>
      </w:r>
      <w:r w:rsidR="00241C79" w:rsidRPr="0033178B">
        <w:rPr>
          <w:rFonts w:ascii="Times New Roman" w:hAnsi="Times New Roman" w:cs="Times New Roman"/>
        </w:rPr>
        <w:t>When there is a single respondent use the self-declared uncertainty. When there are multiple respondents (which all agree on the strategy), calculate uncertainty from answers.</w:t>
      </w:r>
    </w:p>
    <w:p w14:paraId="1FF38B6D" w14:textId="6CCA6CF2" w:rsidR="00611653" w:rsidRPr="0033178B" w:rsidRDefault="00611653" w:rsidP="00294CC7">
      <w:pPr>
        <w:jc w:val="both"/>
        <w:rPr>
          <w:rFonts w:ascii="Times New Roman" w:hAnsi="Times New Roman" w:cs="Times New Roman"/>
        </w:rPr>
      </w:pPr>
      <w:r w:rsidRPr="0033178B">
        <w:rPr>
          <w:rFonts w:ascii="Times New Roman" w:hAnsi="Times New Roman" w:cs="Times New Roman"/>
          <w:b/>
          <w:bCs/>
        </w:rPr>
        <w:t xml:space="preserve">Case </w:t>
      </w:r>
      <w:r w:rsidR="00294CC7" w:rsidRPr="0033178B">
        <w:rPr>
          <w:rFonts w:ascii="Times New Roman" w:hAnsi="Times New Roman" w:cs="Times New Roman"/>
          <w:b/>
          <w:bCs/>
        </w:rPr>
        <w:t>2</w:t>
      </w:r>
      <w:r w:rsidRPr="0033178B">
        <w:rPr>
          <w:rFonts w:ascii="Times New Roman" w:hAnsi="Times New Roman" w:cs="Times New Roman"/>
          <w:b/>
          <w:bCs/>
        </w:rPr>
        <w:t xml:space="preserve">: </w:t>
      </w:r>
      <w:r w:rsidR="00294CC7" w:rsidRPr="0033178B">
        <w:rPr>
          <w:rFonts w:ascii="Times New Roman" w:hAnsi="Times New Roman" w:cs="Times New Roman"/>
        </w:rPr>
        <w:t>single</w:t>
      </w:r>
      <w:r w:rsidRPr="0033178B">
        <w:rPr>
          <w:rFonts w:ascii="Times New Roman" w:hAnsi="Times New Roman" w:cs="Times New Roman"/>
        </w:rPr>
        <w:t xml:space="preserve"> strategy but multiple options</w:t>
      </w:r>
      <w:r w:rsidR="00294CC7" w:rsidRPr="0033178B">
        <w:rPr>
          <w:rFonts w:ascii="Times New Roman" w:hAnsi="Times New Roman" w:cs="Times New Roman"/>
        </w:rPr>
        <w:t xml:space="preserve"> (i.e.: target species)</w:t>
      </w:r>
      <w:r w:rsidRPr="0033178B">
        <w:rPr>
          <w:rFonts w:ascii="Times New Roman" w:hAnsi="Times New Roman" w:cs="Times New Roman"/>
        </w:rPr>
        <w:t xml:space="preserve">. </w:t>
      </w:r>
      <w:commentRangeStart w:id="21"/>
      <w:r w:rsidR="00474A43" w:rsidRPr="0033178B">
        <w:rPr>
          <w:rFonts w:ascii="Times New Roman" w:hAnsi="Times New Roman" w:cs="Times New Roman"/>
        </w:rPr>
        <w:t>C</w:t>
      </w:r>
      <w:r w:rsidR="0087785B" w:rsidRPr="0033178B">
        <w:rPr>
          <w:rFonts w:ascii="Times New Roman" w:hAnsi="Times New Roman" w:cs="Times New Roman"/>
        </w:rPr>
        <w:t xml:space="preserve">hoose the highest </w:t>
      </w:r>
      <w:r w:rsidR="00294CC7" w:rsidRPr="0033178B">
        <w:rPr>
          <w:rFonts w:ascii="Times New Roman" w:hAnsi="Times New Roman" w:cs="Times New Roman"/>
        </w:rPr>
        <w:t>value</w:t>
      </w:r>
      <w:commentRangeEnd w:id="21"/>
      <w:r w:rsidR="00C07B63">
        <w:rPr>
          <w:rStyle w:val="CommentReference"/>
        </w:rPr>
        <w:commentReference w:id="21"/>
      </w:r>
      <w:r w:rsidR="0033178B" w:rsidRPr="0033178B">
        <w:rPr>
          <w:rFonts w:ascii="Times New Roman" w:hAnsi="Times New Roman" w:cs="Times New Roman"/>
        </w:rPr>
        <w:t>,</w:t>
      </w:r>
      <w:r w:rsidR="00294CC7" w:rsidRPr="0033178B">
        <w:rPr>
          <w:rFonts w:ascii="Times New Roman" w:hAnsi="Times New Roman" w:cs="Times New Roman"/>
        </w:rPr>
        <w:t xml:space="preserve"> </w:t>
      </w:r>
      <w:r w:rsidR="0033178B" w:rsidRPr="0033178B">
        <w:rPr>
          <w:rFonts w:ascii="Times New Roman" w:hAnsi="Times New Roman" w:cs="Times New Roman"/>
        </w:rPr>
        <w:t xml:space="preserve">the range of values would be used to describe the node target conditional on event and strategy. </w:t>
      </w:r>
    </w:p>
    <w:p w14:paraId="58C2A88B" w14:textId="40A5B0BD" w:rsidR="00323E76" w:rsidRPr="0033178B" w:rsidRDefault="00294CC7" w:rsidP="00323E76">
      <w:pPr>
        <w:jc w:val="both"/>
        <w:rPr>
          <w:rFonts w:ascii="Times New Roman" w:hAnsi="Times New Roman" w:cs="Times New Roman"/>
        </w:rPr>
      </w:pPr>
      <w:r w:rsidRPr="0033178B">
        <w:rPr>
          <w:rFonts w:ascii="Times New Roman" w:hAnsi="Times New Roman" w:cs="Times New Roman"/>
          <w:b/>
          <w:bCs/>
        </w:rPr>
        <w:t xml:space="preserve">Case 3: </w:t>
      </w:r>
      <w:r w:rsidR="00323E76" w:rsidRPr="0033178B">
        <w:rPr>
          <w:rFonts w:ascii="Times New Roman" w:hAnsi="Times New Roman" w:cs="Times New Roman"/>
        </w:rPr>
        <w:t xml:space="preserve">When multiple strategies occur within the same context, the probabilities are combined through a weighted noisy-OR mechanism, accounting for both response frequency and uncertainty. This means that </w:t>
      </w:r>
      <w:r w:rsidR="006438F4" w:rsidRPr="0033178B">
        <w:rPr>
          <w:rFonts w:ascii="Times New Roman" w:hAnsi="Times New Roman" w:cs="Times New Roman"/>
        </w:rPr>
        <w:t>first we separately calculate the probability distribution as if it was case 1, then the probabilities are combined as weighted average where the weight is the number of responses.</w:t>
      </w:r>
    </w:p>
    <w:p w14:paraId="6C89AA3A" w14:textId="77777777" w:rsidR="00517EA7" w:rsidRDefault="00517EA7" w:rsidP="00323E76">
      <w:pPr>
        <w:jc w:val="both"/>
        <w:rPr>
          <w:rFonts w:ascii="Times New Roman" w:hAnsi="Times New Roman" w:cs="Times New Roman"/>
          <w:sz w:val="22"/>
          <w:szCs w:val="22"/>
        </w:rPr>
      </w:pPr>
    </w:p>
    <w:p w14:paraId="793599A4" w14:textId="57D15B8F" w:rsidR="00294CC7" w:rsidRDefault="00517EA7" w:rsidP="00323E76">
      <w:pPr>
        <w:jc w:val="both"/>
        <w:rPr>
          <w:rFonts w:ascii="Times New Roman" w:hAnsi="Times New Roman" w:cs="Times New Roman"/>
          <w:sz w:val="22"/>
          <w:szCs w:val="22"/>
        </w:rPr>
      </w:pPr>
      <w:r>
        <w:rPr>
          <w:rFonts w:ascii="Times New Roman" w:hAnsi="Times New Roman" w:cs="Times New Roman"/>
          <w:noProof/>
          <w:color w:val="000000" w:themeColor="text1"/>
        </w:rPr>
        <w:drawing>
          <wp:inline distT="0" distB="0" distL="0" distR="0" wp14:anchorId="15B26746" wp14:editId="7830B89A">
            <wp:extent cx="5757545" cy="2557145"/>
            <wp:effectExtent l="0" t="0" r="0" b="0"/>
            <wp:docPr id="3816969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7545" cy="2557145"/>
                    </a:xfrm>
                    <a:prstGeom prst="rect">
                      <a:avLst/>
                    </a:prstGeom>
                    <a:noFill/>
                    <a:ln>
                      <a:noFill/>
                    </a:ln>
                  </pic:spPr>
                </pic:pic>
              </a:graphicData>
            </a:graphic>
          </wp:inline>
        </w:drawing>
      </w:r>
    </w:p>
    <w:p w14:paraId="47F53ED8" w14:textId="77777777" w:rsidR="0087785B" w:rsidRDefault="0087785B" w:rsidP="0087785B">
      <w:pPr>
        <w:pStyle w:val="ListParagraph"/>
        <w:numPr>
          <w:ilvl w:val="0"/>
          <w:numId w:val="7"/>
        </w:numPr>
        <w:rPr>
          <w:rFonts w:ascii="Times New Roman" w:hAnsi="Times New Roman" w:cs="Times New Roman"/>
          <w:sz w:val="22"/>
          <w:szCs w:val="22"/>
          <w:lang w:val="en-GB"/>
        </w:rPr>
      </w:pPr>
      <w:r w:rsidRPr="0087785B">
        <w:rPr>
          <w:rFonts w:ascii="Times New Roman" w:hAnsi="Times New Roman" w:cs="Times New Roman"/>
          <w:b/>
          <w:bCs/>
          <w:sz w:val="22"/>
          <w:szCs w:val="22"/>
          <w:lang w:val="en-GB"/>
        </w:rPr>
        <w:lastRenderedPageBreak/>
        <w:t>Technical solutions</w:t>
      </w:r>
      <w:r w:rsidRPr="0087785B">
        <w:rPr>
          <w:rFonts w:ascii="Times New Roman" w:hAnsi="Times New Roman" w:cs="Times New Roman"/>
          <w:sz w:val="22"/>
          <w:szCs w:val="22"/>
          <w:lang w:val="en-GB"/>
        </w:rPr>
        <w:t xml:space="preserve"> </w:t>
      </w:r>
    </w:p>
    <w:p w14:paraId="582D6D19" w14:textId="77777777" w:rsidR="00294CC7" w:rsidRDefault="00FA36D7" w:rsidP="00FA36D7">
      <w:pPr>
        <w:jc w:val="both"/>
        <w:rPr>
          <w:rFonts w:ascii="Times New Roman" w:hAnsi="Times New Roman" w:cs="Times New Roman"/>
          <w:sz w:val="22"/>
          <w:szCs w:val="22"/>
        </w:rPr>
      </w:pPr>
      <w:r>
        <w:rPr>
          <w:rFonts w:ascii="Times New Roman" w:hAnsi="Times New Roman" w:cs="Times New Roman"/>
          <w:sz w:val="22"/>
          <w:szCs w:val="22"/>
        </w:rPr>
        <w:t>Describes the</w:t>
      </w:r>
      <w:r w:rsidR="0087785B">
        <w:rPr>
          <w:rFonts w:ascii="Times New Roman" w:hAnsi="Times New Roman" w:cs="Times New Roman"/>
          <w:sz w:val="22"/>
          <w:szCs w:val="22"/>
        </w:rPr>
        <w:t xml:space="preserve"> measures</w:t>
      </w:r>
      <w:r w:rsidR="0087785B" w:rsidRPr="0087785B">
        <w:rPr>
          <w:rFonts w:ascii="Times New Roman" w:hAnsi="Times New Roman" w:cs="Times New Roman"/>
          <w:sz w:val="22"/>
          <w:szCs w:val="22"/>
        </w:rPr>
        <w:t xml:space="preserve"> implemented in the case when the strategy is React. The different solutions work differently and have different cost</w:t>
      </w:r>
      <w:r>
        <w:rPr>
          <w:rFonts w:ascii="Times New Roman" w:hAnsi="Times New Roman" w:cs="Times New Roman"/>
          <w:sz w:val="22"/>
          <w:szCs w:val="22"/>
        </w:rPr>
        <w:t xml:space="preserve">: </w:t>
      </w:r>
      <w:r w:rsidRPr="00FA36D7">
        <w:rPr>
          <w:rFonts w:ascii="Times New Roman" w:hAnsi="Times New Roman" w:cs="Times New Roman"/>
          <w:sz w:val="22"/>
          <w:szCs w:val="22"/>
          <w:u w:val="single"/>
        </w:rPr>
        <w:t>travel further</w:t>
      </w:r>
      <w:r>
        <w:rPr>
          <w:rFonts w:ascii="Times New Roman" w:hAnsi="Times New Roman" w:cs="Times New Roman"/>
          <w:sz w:val="22"/>
          <w:szCs w:val="22"/>
        </w:rPr>
        <w:t xml:space="preserve"> implies fisherman change fishing location to seek a sheltered place or to find deeper waters; </w:t>
      </w:r>
      <w:r w:rsidRPr="00227592">
        <w:rPr>
          <w:rFonts w:ascii="Times New Roman" w:hAnsi="Times New Roman" w:cs="Times New Roman"/>
          <w:sz w:val="22"/>
          <w:szCs w:val="22"/>
          <w:u w:val="single"/>
        </w:rPr>
        <w:t>short sets</w:t>
      </w:r>
      <w:r>
        <w:rPr>
          <w:rFonts w:ascii="Times New Roman" w:hAnsi="Times New Roman" w:cs="Times New Roman"/>
          <w:sz w:val="22"/>
          <w:szCs w:val="22"/>
        </w:rPr>
        <w:t xml:space="preserve"> mean that the fisher perform shorter sessions than average (i.e.: reduced soak time for gillnets); </w:t>
      </w:r>
      <w:r w:rsidRPr="00227592">
        <w:rPr>
          <w:rFonts w:ascii="Times New Roman" w:hAnsi="Times New Roman" w:cs="Times New Roman"/>
          <w:sz w:val="22"/>
          <w:szCs w:val="22"/>
          <w:u w:val="single"/>
        </w:rPr>
        <w:t>other technical</w:t>
      </w:r>
      <w:r>
        <w:rPr>
          <w:rFonts w:ascii="Times New Roman" w:hAnsi="Times New Roman" w:cs="Times New Roman"/>
          <w:sz w:val="22"/>
          <w:szCs w:val="22"/>
        </w:rPr>
        <w:t xml:space="preserve"> includes strategies that are mentioned sporadically (i.e.: use of ice machines).</w:t>
      </w:r>
      <w:r w:rsidR="00227592">
        <w:rPr>
          <w:rFonts w:ascii="Times New Roman" w:hAnsi="Times New Roman" w:cs="Times New Roman"/>
          <w:sz w:val="22"/>
          <w:szCs w:val="22"/>
        </w:rPr>
        <w:t xml:space="preserve"> </w:t>
      </w:r>
    </w:p>
    <w:p w14:paraId="5E7C09C5" w14:textId="4D26CD3C" w:rsidR="0087785B" w:rsidRDefault="0087785B" w:rsidP="00FA36D7">
      <w:pPr>
        <w:jc w:val="both"/>
        <w:rPr>
          <w:rFonts w:ascii="Times New Roman" w:hAnsi="Times New Roman" w:cs="Times New Roman"/>
          <w:sz w:val="22"/>
          <w:szCs w:val="22"/>
        </w:rPr>
      </w:pPr>
      <w:r w:rsidRPr="0087785B">
        <w:rPr>
          <w:rFonts w:ascii="Times New Roman" w:hAnsi="Times New Roman" w:cs="Times New Roman"/>
          <w:sz w:val="22"/>
          <w:szCs w:val="22"/>
        </w:rPr>
        <w:t xml:space="preserve">The CPT is </w:t>
      </w:r>
      <w:r w:rsidR="000400C8">
        <w:rPr>
          <w:rFonts w:ascii="Times New Roman" w:hAnsi="Times New Roman" w:cs="Times New Roman"/>
          <w:sz w:val="22"/>
          <w:szCs w:val="22"/>
        </w:rPr>
        <w:t>compiled</w:t>
      </w:r>
      <w:r w:rsidR="00FA36D7">
        <w:rPr>
          <w:rFonts w:ascii="Times New Roman" w:hAnsi="Times New Roman" w:cs="Times New Roman"/>
          <w:sz w:val="22"/>
          <w:szCs w:val="22"/>
        </w:rPr>
        <w:t xml:space="preserve"> manually for each combination of event and fisherman</w:t>
      </w:r>
      <w:r w:rsidR="0069235F">
        <w:rPr>
          <w:rFonts w:ascii="Times New Roman" w:hAnsi="Times New Roman" w:cs="Times New Roman"/>
          <w:sz w:val="22"/>
          <w:szCs w:val="22"/>
        </w:rPr>
        <w:t xml:space="preserve"> based on what has been mentioned throughout the questionnaire</w:t>
      </w:r>
      <w:r w:rsidR="000400C8">
        <w:rPr>
          <w:rFonts w:ascii="Times New Roman" w:hAnsi="Times New Roman" w:cs="Times New Roman"/>
          <w:sz w:val="22"/>
          <w:szCs w:val="22"/>
        </w:rPr>
        <w:t>.</w:t>
      </w:r>
      <w:r w:rsidR="00FA36D7">
        <w:rPr>
          <w:rFonts w:ascii="Times New Roman" w:hAnsi="Times New Roman" w:cs="Times New Roman"/>
          <w:sz w:val="22"/>
          <w:szCs w:val="22"/>
        </w:rPr>
        <w:t xml:space="preserve"> In case only one strategy is mentioned, this is assigned probability = 1.</w:t>
      </w:r>
      <w:r w:rsidR="000400C8">
        <w:rPr>
          <w:rFonts w:ascii="Times New Roman" w:hAnsi="Times New Roman" w:cs="Times New Roman"/>
          <w:sz w:val="22"/>
          <w:szCs w:val="22"/>
        </w:rPr>
        <w:t xml:space="preserve"> When two strategies are mentioned, they are 50% probable unless </w:t>
      </w:r>
      <w:r w:rsidR="00FA36D7">
        <w:rPr>
          <w:rFonts w:ascii="Times New Roman" w:hAnsi="Times New Roman" w:cs="Times New Roman"/>
          <w:sz w:val="22"/>
          <w:szCs w:val="22"/>
        </w:rPr>
        <w:t>one</w:t>
      </w:r>
      <w:r w:rsidR="000400C8">
        <w:rPr>
          <w:rFonts w:ascii="Times New Roman" w:hAnsi="Times New Roman" w:cs="Times New Roman"/>
          <w:sz w:val="22"/>
          <w:szCs w:val="22"/>
        </w:rPr>
        <w:t xml:space="preserve"> strategy is </w:t>
      </w:r>
      <w:r w:rsidR="00FA36D7">
        <w:rPr>
          <w:rFonts w:ascii="Times New Roman" w:hAnsi="Times New Roman" w:cs="Times New Roman"/>
          <w:sz w:val="22"/>
          <w:szCs w:val="22"/>
        </w:rPr>
        <w:t xml:space="preserve">explicitly </w:t>
      </w:r>
      <w:r w:rsidR="000400C8">
        <w:rPr>
          <w:rFonts w:ascii="Times New Roman" w:hAnsi="Times New Roman" w:cs="Times New Roman"/>
          <w:sz w:val="22"/>
          <w:szCs w:val="22"/>
        </w:rPr>
        <w:t>adopted more often than the other</w:t>
      </w:r>
      <w:r w:rsidR="0069235F">
        <w:rPr>
          <w:rFonts w:ascii="Times New Roman" w:hAnsi="Times New Roman" w:cs="Times New Roman"/>
          <w:sz w:val="22"/>
          <w:szCs w:val="22"/>
        </w:rPr>
        <w:t xml:space="preserve"> (and so on for three strategies)</w:t>
      </w:r>
      <w:r w:rsidRPr="0087785B">
        <w:rPr>
          <w:rFonts w:ascii="Times New Roman" w:hAnsi="Times New Roman" w:cs="Times New Roman"/>
          <w:sz w:val="22"/>
          <w:szCs w:val="22"/>
        </w:rPr>
        <w:t>.</w:t>
      </w:r>
      <w:r>
        <w:rPr>
          <w:rFonts w:ascii="Times New Roman" w:hAnsi="Times New Roman" w:cs="Times New Roman"/>
          <w:sz w:val="22"/>
          <w:szCs w:val="22"/>
        </w:rPr>
        <w:t xml:space="preserve"> </w:t>
      </w:r>
    </w:p>
    <w:p w14:paraId="72653807" w14:textId="77777777" w:rsidR="00294CC7" w:rsidRPr="0087785B" w:rsidRDefault="00294CC7" w:rsidP="00FA36D7">
      <w:pPr>
        <w:jc w:val="both"/>
        <w:rPr>
          <w:rFonts w:ascii="Times New Roman" w:hAnsi="Times New Roman" w:cs="Times New Roman"/>
          <w:sz w:val="22"/>
          <w:szCs w:val="22"/>
        </w:rPr>
      </w:pPr>
    </w:p>
    <w:tbl>
      <w:tblPr>
        <w:tblStyle w:val="TableGrid"/>
        <w:tblW w:w="0" w:type="auto"/>
        <w:tblLook w:val="04A0" w:firstRow="1" w:lastRow="0" w:firstColumn="1" w:lastColumn="0" w:noHBand="0" w:noVBand="1"/>
      </w:tblPr>
      <w:tblGrid>
        <w:gridCol w:w="1841"/>
        <w:gridCol w:w="1867"/>
        <w:gridCol w:w="1868"/>
        <w:gridCol w:w="1868"/>
        <w:gridCol w:w="1618"/>
      </w:tblGrid>
      <w:tr w:rsidR="00FA36D7" w14:paraId="7032D196" w14:textId="77777777" w:rsidTr="00172942">
        <w:tc>
          <w:tcPr>
            <w:tcW w:w="1841" w:type="dxa"/>
          </w:tcPr>
          <w:p w14:paraId="5F4F5CE0" w14:textId="77777777" w:rsidR="00FA36D7" w:rsidRDefault="00FA36D7" w:rsidP="00172942">
            <w:pPr>
              <w:rPr>
                <w:rFonts w:ascii="Times New Roman" w:hAnsi="Times New Roman" w:cs="Times New Roman"/>
                <w:sz w:val="22"/>
                <w:szCs w:val="22"/>
              </w:rPr>
            </w:pPr>
          </w:p>
        </w:tc>
        <w:tc>
          <w:tcPr>
            <w:tcW w:w="1867" w:type="dxa"/>
          </w:tcPr>
          <w:p w14:paraId="02AADF16" w14:textId="77777777" w:rsidR="00FA36D7" w:rsidRDefault="00FA36D7" w:rsidP="00172942">
            <w:pPr>
              <w:rPr>
                <w:rFonts w:ascii="Times New Roman" w:hAnsi="Times New Roman" w:cs="Times New Roman"/>
                <w:sz w:val="22"/>
                <w:szCs w:val="22"/>
              </w:rPr>
            </w:pPr>
            <w:r>
              <w:rPr>
                <w:rFonts w:ascii="Times New Roman" w:hAnsi="Times New Roman" w:cs="Times New Roman"/>
                <w:sz w:val="22"/>
                <w:szCs w:val="22"/>
              </w:rPr>
              <w:t>Strategy: cope</w:t>
            </w:r>
          </w:p>
        </w:tc>
        <w:tc>
          <w:tcPr>
            <w:tcW w:w="1868" w:type="dxa"/>
          </w:tcPr>
          <w:p w14:paraId="703CFD12" w14:textId="77777777" w:rsidR="00FA36D7" w:rsidRDefault="00FA36D7" w:rsidP="00172942">
            <w:pPr>
              <w:rPr>
                <w:rFonts w:ascii="Times New Roman" w:hAnsi="Times New Roman" w:cs="Times New Roman"/>
                <w:sz w:val="22"/>
                <w:szCs w:val="22"/>
              </w:rPr>
            </w:pPr>
            <w:r>
              <w:rPr>
                <w:rFonts w:ascii="Times New Roman" w:hAnsi="Times New Roman" w:cs="Times New Roman"/>
                <w:sz w:val="22"/>
                <w:szCs w:val="22"/>
              </w:rPr>
              <w:t>Strategy: react</w:t>
            </w:r>
          </w:p>
        </w:tc>
        <w:tc>
          <w:tcPr>
            <w:tcW w:w="1868" w:type="dxa"/>
          </w:tcPr>
          <w:p w14:paraId="6EC59094" w14:textId="77777777" w:rsidR="00FA36D7" w:rsidRDefault="00FA36D7" w:rsidP="00172942">
            <w:pPr>
              <w:rPr>
                <w:rFonts w:ascii="Times New Roman" w:hAnsi="Times New Roman" w:cs="Times New Roman"/>
                <w:sz w:val="22"/>
                <w:szCs w:val="22"/>
              </w:rPr>
            </w:pPr>
            <w:r>
              <w:rPr>
                <w:rFonts w:ascii="Times New Roman" w:hAnsi="Times New Roman" w:cs="Times New Roman"/>
                <w:sz w:val="22"/>
                <w:szCs w:val="22"/>
              </w:rPr>
              <w:t>Strategy: adapt</w:t>
            </w:r>
          </w:p>
        </w:tc>
        <w:tc>
          <w:tcPr>
            <w:tcW w:w="1618" w:type="dxa"/>
          </w:tcPr>
          <w:p w14:paraId="2C48640B" w14:textId="77777777" w:rsidR="00FA36D7" w:rsidRDefault="00FA36D7" w:rsidP="00172942">
            <w:pPr>
              <w:rPr>
                <w:rFonts w:ascii="Times New Roman" w:hAnsi="Times New Roman" w:cs="Times New Roman"/>
                <w:sz w:val="22"/>
                <w:szCs w:val="22"/>
              </w:rPr>
            </w:pPr>
            <w:r>
              <w:rPr>
                <w:rFonts w:ascii="Times New Roman" w:hAnsi="Times New Roman" w:cs="Times New Roman"/>
                <w:sz w:val="22"/>
                <w:szCs w:val="22"/>
              </w:rPr>
              <w:t>Strategy: not relevant</w:t>
            </w:r>
          </w:p>
        </w:tc>
      </w:tr>
      <w:tr w:rsidR="00FA36D7" w14:paraId="16A9F362" w14:textId="77777777" w:rsidTr="00172942">
        <w:trPr>
          <w:trHeight w:val="676"/>
        </w:trPr>
        <w:tc>
          <w:tcPr>
            <w:tcW w:w="1841" w:type="dxa"/>
          </w:tcPr>
          <w:p w14:paraId="689F4E4B" w14:textId="2BAE9AE0" w:rsidR="00FA36D7" w:rsidRDefault="00FA36D7" w:rsidP="00172942">
            <w:pPr>
              <w:rPr>
                <w:rFonts w:ascii="Times New Roman" w:hAnsi="Times New Roman" w:cs="Times New Roman"/>
                <w:sz w:val="22"/>
                <w:szCs w:val="22"/>
              </w:rPr>
            </w:pPr>
            <w:r>
              <w:rPr>
                <w:rFonts w:ascii="Times New Roman" w:hAnsi="Times New Roman" w:cs="Times New Roman"/>
                <w:sz w:val="22"/>
                <w:szCs w:val="22"/>
              </w:rPr>
              <w:t>Tec. Sol: No</w:t>
            </w:r>
          </w:p>
        </w:tc>
        <w:tc>
          <w:tcPr>
            <w:tcW w:w="1867" w:type="dxa"/>
          </w:tcPr>
          <w:p w14:paraId="428B752D" w14:textId="7BAA35B6" w:rsidR="00FA36D7" w:rsidRDefault="00FA36D7" w:rsidP="00172942">
            <w:pPr>
              <w:rPr>
                <w:rFonts w:ascii="Times New Roman" w:hAnsi="Times New Roman" w:cs="Times New Roman"/>
                <w:sz w:val="22"/>
                <w:szCs w:val="22"/>
              </w:rPr>
            </w:pPr>
            <w:r>
              <w:rPr>
                <w:rFonts w:ascii="Times New Roman" w:hAnsi="Times New Roman" w:cs="Times New Roman"/>
                <w:sz w:val="22"/>
                <w:szCs w:val="22"/>
              </w:rPr>
              <w:t>1</w:t>
            </w:r>
          </w:p>
        </w:tc>
        <w:tc>
          <w:tcPr>
            <w:tcW w:w="1868" w:type="dxa"/>
          </w:tcPr>
          <w:p w14:paraId="7B1B28B2" w14:textId="38D33F03" w:rsidR="00FA36D7" w:rsidRDefault="00FA36D7" w:rsidP="00172942">
            <w:pPr>
              <w:rPr>
                <w:rFonts w:ascii="Times New Roman" w:hAnsi="Times New Roman" w:cs="Times New Roman"/>
                <w:sz w:val="22"/>
                <w:szCs w:val="22"/>
              </w:rPr>
            </w:pPr>
            <w:r>
              <w:rPr>
                <w:rFonts w:ascii="Times New Roman" w:hAnsi="Times New Roman" w:cs="Times New Roman"/>
                <w:sz w:val="22"/>
                <w:szCs w:val="22"/>
              </w:rPr>
              <w:t>0</w:t>
            </w:r>
          </w:p>
        </w:tc>
        <w:tc>
          <w:tcPr>
            <w:tcW w:w="1868" w:type="dxa"/>
          </w:tcPr>
          <w:p w14:paraId="5BF51D56" w14:textId="77777777" w:rsidR="00FA36D7" w:rsidRDefault="00FA36D7" w:rsidP="00172942">
            <w:pPr>
              <w:rPr>
                <w:rFonts w:ascii="Times New Roman" w:hAnsi="Times New Roman" w:cs="Times New Roman"/>
                <w:sz w:val="22"/>
                <w:szCs w:val="22"/>
              </w:rPr>
            </w:pPr>
            <w:r>
              <w:rPr>
                <w:rFonts w:ascii="Times New Roman" w:hAnsi="Times New Roman" w:cs="Times New Roman"/>
                <w:sz w:val="22"/>
                <w:szCs w:val="22"/>
              </w:rPr>
              <w:t>1</w:t>
            </w:r>
          </w:p>
        </w:tc>
        <w:tc>
          <w:tcPr>
            <w:tcW w:w="1618" w:type="dxa"/>
          </w:tcPr>
          <w:p w14:paraId="65736300" w14:textId="501AB0FB" w:rsidR="00FA36D7" w:rsidRDefault="00FA36D7" w:rsidP="00172942">
            <w:pPr>
              <w:rPr>
                <w:rFonts w:ascii="Times New Roman" w:hAnsi="Times New Roman" w:cs="Times New Roman"/>
                <w:sz w:val="22"/>
                <w:szCs w:val="22"/>
              </w:rPr>
            </w:pPr>
            <w:r>
              <w:rPr>
                <w:rFonts w:ascii="Times New Roman" w:hAnsi="Times New Roman" w:cs="Times New Roman"/>
                <w:sz w:val="22"/>
                <w:szCs w:val="22"/>
              </w:rPr>
              <w:t>1</w:t>
            </w:r>
          </w:p>
        </w:tc>
      </w:tr>
      <w:tr w:rsidR="00FA36D7" w14:paraId="54282472" w14:textId="77777777" w:rsidTr="00172942">
        <w:trPr>
          <w:trHeight w:val="707"/>
        </w:trPr>
        <w:tc>
          <w:tcPr>
            <w:tcW w:w="1841" w:type="dxa"/>
          </w:tcPr>
          <w:p w14:paraId="10EABE29" w14:textId="0027B2F5" w:rsidR="00FA36D7" w:rsidRDefault="00FA36D7" w:rsidP="00172942">
            <w:pPr>
              <w:rPr>
                <w:rFonts w:ascii="Times New Roman" w:hAnsi="Times New Roman" w:cs="Times New Roman"/>
                <w:sz w:val="22"/>
                <w:szCs w:val="22"/>
              </w:rPr>
            </w:pPr>
            <w:r>
              <w:rPr>
                <w:rFonts w:ascii="Times New Roman" w:hAnsi="Times New Roman" w:cs="Times New Roman"/>
                <w:sz w:val="22"/>
                <w:szCs w:val="22"/>
              </w:rPr>
              <w:t>Tec. Sol: travel further</w:t>
            </w:r>
          </w:p>
        </w:tc>
        <w:tc>
          <w:tcPr>
            <w:tcW w:w="1867" w:type="dxa"/>
          </w:tcPr>
          <w:p w14:paraId="188DF048" w14:textId="2831494E" w:rsidR="00FA36D7" w:rsidRDefault="00FA36D7" w:rsidP="00172942">
            <w:pPr>
              <w:rPr>
                <w:rFonts w:ascii="Times New Roman" w:hAnsi="Times New Roman" w:cs="Times New Roman"/>
                <w:sz w:val="22"/>
                <w:szCs w:val="22"/>
              </w:rPr>
            </w:pPr>
            <w:r>
              <w:rPr>
                <w:rFonts w:ascii="Times New Roman" w:hAnsi="Times New Roman" w:cs="Times New Roman"/>
                <w:sz w:val="22"/>
                <w:szCs w:val="22"/>
              </w:rPr>
              <w:t>0</w:t>
            </w:r>
          </w:p>
        </w:tc>
        <w:tc>
          <w:tcPr>
            <w:tcW w:w="1868" w:type="dxa"/>
          </w:tcPr>
          <w:p w14:paraId="1847B547" w14:textId="55A3C291" w:rsidR="00FA36D7" w:rsidRDefault="004B47F1" w:rsidP="00172942">
            <w:pPr>
              <w:rPr>
                <w:rFonts w:ascii="Times New Roman" w:hAnsi="Times New Roman" w:cs="Times New Roman"/>
                <w:sz w:val="22"/>
                <w:szCs w:val="22"/>
              </w:rPr>
            </w:pPr>
            <w:r>
              <w:rPr>
                <w:rFonts w:ascii="Times New Roman" w:hAnsi="Times New Roman" w:cs="Times New Roman"/>
                <w:sz w:val="22"/>
                <w:szCs w:val="22"/>
              </w:rPr>
              <w:t>Manually filled</w:t>
            </w:r>
          </w:p>
        </w:tc>
        <w:tc>
          <w:tcPr>
            <w:tcW w:w="1868" w:type="dxa"/>
          </w:tcPr>
          <w:p w14:paraId="12022456" w14:textId="77777777" w:rsidR="00FA36D7" w:rsidRDefault="00FA36D7" w:rsidP="00172942">
            <w:pPr>
              <w:rPr>
                <w:rFonts w:ascii="Times New Roman" w:hAnsi="Times New Roman" w:cs="Times New Roman"/>
                <w:sz w:val="22"/>
                <w:szCs w:val="22"/>
              </w:rPr>
            </w:pPr>
            <w:r>
              <w:rPr>
                <w:rFonts w:ascii="Times New Roman" w:hAnsi="Times New Roman" w:cs="Times New Roman"/>
                <w:sz w:val="22"/>
                <w:szCs w:val="22"/>
              </w:rPr>
              <w:t>0</w:t>
            </w:r>
          </w:p>
        </w:tc>
        <w:tc>
          <w:tcPr>
            <w:tcW w:w="1618" w:type="dxa"/>
          </w:tcPr>
          <w:p w14:paraId="7738ABEA" w14:textId="77777777" w:rsidR="00FA36D7" w:rsidRDefault="00FA36D7" w:rsidP="00172942">
            <w:pPr>
              <w:rPr>
                <w:rFonts w:ascii="Times New Roman" w:hAnsi="Times New Roman" w:cs="Times New Roman"/>
                <w:sz w:val="22"/>
                <w:szCs w:val="22"/>
              </w:rPr>
            </w:pPr>
            <w:r>
              <w:rPr>
                <w:rFonts w:ascii="Times New Roman" w:hAnsi="Times New Roman" w:cs="Times New Roman"/>
                <w:sz w:val="22"/>
                <w:szCs w:val="22"/>
              </w:rPr>
              <w:t>0</w:t>
            </w:r>
          </w:p>
        </w:tc>
      </w:tr>
      <w:tr w:rsidR="00FA36D7" w14:paraId="225594D8" w14:textId="77777777" w:rsidTr="00172942">
        <w:trPr>
          <w:trHeight w:val="619"/>
        </w:trPr>
        <w:tc>
          <w:tcPr>
            <w:tcW w:w="1841" w:type="dxa"/>
          </w:tcPr>
          <w:p w14:paraId="230B0DBF" w14:textId="030B3853" w:rsidR="00FA36D7" w:rsidRDefault="00FA36D7" w:rsidP="00172942">
            <w:pPr>
              <w:rPr>
                <w:rFonts w:ascii="Times New Roman" w:hAnsi="Times New Roman" w:cs="Times New Roman"/>
                <w:sz w:val="22"/>
                <w:szCs w:val="22"/>
              </w:rPr>
            </w:pPr>
            <w:r>
              <w:rPr>
                <w:rFonts w:ascii="Times New Roman" w:hAnsi="Times New Roman" w:cs="Times New Roman"/>
                <w:sz w:val="22"/>
                <w:szCs w:val="22"/>
              </w:rPr>
              <w:t>Tec. Sol: short sets</w:t>
            </w:r>
          </w:p>
        </w:tc>
        <w:tc>
          <w:tcPr>
            <w:tcW w:w="1867" w:type="dxa"/>
          </w:tcPr>
          <w:p w14:paraId="7A1B142D" w14:textId="77777777" w:rsidR="00FA36D7" w:rsidRDefault="00FA36D7" w:rsidP="00172942">
            <w:pPr>
              <w:rPr>
                <w:rFonts w:ascii="Times New Roman" w:hAnsi="Times New Roman" w:cs="Times New Roman"/>
                <w:sz w:val="22"/>
                <w:szCs w:val="22"/>
              </w:rPr>
            </w:pPr>
            <w:r>
              <w:rPr>
                <w:rFonts w:ascii="Times New Roman" w:hAnsi="Times New Roman" w:cs="Times New Roman"/>
                <w:sz w:val="22"/>
                <w:szCs w:val="22"/>
              </w:rPr>
              <w:t>0</w:t>
            </w:r>
          </w:p>
        </w:tc>
        <w:tc>
          <w:tcPr>
            <w:tcW w:w="1868" w:type="dxa"/>
          </w:tcPr>
          <w:p w14:paraId="7BE20099" w14:textId="4A44609B" w:rsidR="00FA36D7" w:rsidRDefault="004B47F1" w:rsidP="00172942">
            <w:pPr>
              <w:rPr>
                <w:rFonts w:ascii="Times New Roman" w:hAnsi="Times New Roman" w:cs="Times New Roman"/>
                <w:sz w:val="22"/>
                <w:szCs w:val="22"/>
              </w:rPr>
            </w:pPr>
            <w:r>
              <w:rPr>
                <w:rFonts w:ascii="Times New Roman" w:hAnsi="Times New Roman" w:cs="Times New Roman"/>
                <w:sz w:val="22"/>
                <w:szCs w:val="22"/>
              </w:rPr>
              <w:t>Manually filled</w:t>
            </w:r>
          </w:p>
        </w:tc>
        <w:tc>
          <w:tcPr>
            <w:tcW w:w="1868" w:type="dxa"/>
          </w:tcPr>
          <w:p w14:paraId="283DF055" w14:textId="77777777" w:rsidR="00FA36D7" w:rsidRDefault="00FA36D7" w:rsidP="00172942">
            <w:pPr>
              <w:rPr>
                <w:rFonts w:ascii="Times New Roman" w:hAnsi="Times New Roman" w:cs="Times New Roman"/>
                <w:sz w:val="22"/>
                <w:szCs w:val="22"/>
              </w:rPr>
            </w:pPr>
            <w:r>
              <w:rPr>
                <w:rFonts w:ascii="Times New Roman" w:hAnsi="Times New Roman" w:cs="Times New Roman"/>
                <w:sz w:val="22"/>
                <w:szCs w:val="22"/>
              </w:rPr>
              <w:t>0</w:t>
            </w:r>
          </w:p>
        </w:tc>
        <w:tc>
          <w:tcPr>
            <w:tcW w:w="1618" w:type="dxa"/>
          </w:tcPr>
          <w:p w14:paraId="6B39C55E" w14:textId="10E680E1" w:rsidR="00FA36D7" w:rsidRDefault="00FA36D7" w:rsidP="00172942">
            <w:pPr>
              <w:rPr>
                <w:rFonts w:ascii="Times New Roman" w:hAnsi="Times New Roman" w:cs="Times New Roman"/>
                <w:sz w:val="22"/>
                <w:szCs w:val="22"/>
              </w:rPr>
            </w:pPr>
            <w:r>
              <w:rPr>
                <w:rFonts w:ascii="Times New Roman" w:hAnsi="Times New Roman" w:cs="Times New Roman"/>
                <w:sz w:val="22"/>
                <w:szCs w:val="22"/>
              </w:rPr>
              <w:t>0</w:t>
            </w:r>
          </w:p>
        </w:tc>
      </w:tr>
      <w:tr w:rsidR="00FA36D7" w14:paraId="795762A5" w14:textId="77777777" w:rsidTr="00172942">
        <w:trPr>
          <w:trHeight w:val="619"/>
        </w:trPr>
        <w:tc>
          <w:tcPr>
            <w:tcW w:w="1841" w:type="dxa"/>
          </w:tcPr>
          <w:p w14:paraId="6B99807A" w14:textId="287051AC" w:rsidR="00FA36D7" w:rsidRDefault="00FA36D7" w:rsidP="00172942">
            <w:pPr>
              <w:rPr>
                <w:rFonts w:ascii="Times New Roman" w:hAnsi="Times New Roman" w:cs="Times New Roman"/>
                <w:sz w:val="22"/>
                <w:szCs w:val="22"/>
              </w:rPr>
            </w:pPr>
            <w:r>
              <w:rPr>
                <w:rFonts w:ascii="Times New Roman" w:hAnsi="Times New Roman" w:cs="Times New Roman"/>
                <w:sz w:val="22"/>
                <w:szCs w:val="22"/>
              </w:rPr>
              <w:t>Tec. Sol: travel further</w:t>
            </w:r>
          </w:p>
        </w:tc>
        <w:tc>
          <w:tcPr>
            <w:tcW w:w="1867" w:type="dxa"/>
          </w:tcPr>
          <w:p w14:paraId="7AE2BFAE" w14:textId="4BDB8B11" w:rsidR="00FA36D7" w:rsidRDefault="00FA36D7" w:rsidP="00172942">
            <w:pPr>
              <w:rPr>
                <w:rFonts w:ascii="Times New Roman" w:hAnsi="Times New Roman" w:cs="Times New Roman"/>
                <w:sz w:val="22"/>
                <w:szCs w:val="22"/>
              </w:rPr>
            </w:pPr>
            <w:r>
              <w:rPr>
                <w:rFonts w:ascii="Times New Roman" w:hAnsi="Times New Roman" w:cs="Times New Roman"/>
                <w:sz w:val="22"/>
                <w:szCs w:val="22"/>
              </w:rPr>
              <w:t>0</w:t>
            </w:r>
          </w:p>
        </w:tc>
        <w:tc>
          <w:tcPr>
            <w:tcW w:w="1868" w:type="dxa"/>
          </w:tcPr>
          <w:p w14:paraId="67E05DAF" w14:textId="3E3C15E3" w:rsidR="00FA36D7" w:rsidRDefault="004B47F1" w:rsidP="00172942">
            <w:pPr>
              <w:rPr>
                <w:rFonts w:ascii="Times New Roman" w:hAnsi="Times New Roman" w:cs="Times New Roman"/>
                <w:sz w:val="22"/>
                <w:szCs w:val="22"/>
              </w:rPr>
            </w:pPr>
            <w:r>
              <w:rPr>
                <w:rFonts w:ascii="Times New Roman" w:hAnsi="Times New Roman" w:cs="Times New Roman"/>
                <w:sz w:val="22"/>
                <w:szCs w:val="22"/>
              </w:rPr>
              <w:t>Manually filled</w:t>
            </w:r>
          </w:p>
        </w:tc>
        <w:tc>
          <w:tcPr>
            <w:tcW w:w="1868" w:type="dxa"/>
          </w:tcPr>
          <w:p w14:paraId="2576FCEF" w14:textId="77FA0587" w:rsidR="00FA36D7" w:rsidRDefault="00FA36D7" w:rsidP="00172942">
            <w:pPr>
              <w:rPr>
                <w:rFonts w:ascii="Times New Roman" w:hAnsi="Times New Roman" w:cs="Times New Roman"/>
                <w:sz w:val="22"/>
                <w:szCs w:val="22"/>
              </w:rPr>
            </w:pPr>
            <w:r>
              <w:rPr>
                <w:rFonts w:ascii="Times New Roman" w:hAnsi="Times New Roman" w:cs="Times New Roman"/>
                <w:sz w:val="22"/>
                <w:szCs w:val="22"/>
              </w:rPr>
              <w:t>0</w:t>
            </w:r>
          </w:p>
        </w:tc>
        <w:tc>
          <w:tcPr>
            <w:tcW w:w="1618" w:type="dxa"/>
          </w:tcPr>
          <w:p w14:paraId="60D2280D" w14:textId="4DB30846" w:rsidR="00FA36D7" w:rsidRDefault="00FA36D7" w:rsidP="00172942">
            <w:pPr>
              <w:rPr>
                <w:rFonts w:ascii="Times New Roman" w:hAnsi="Times New Roman" w:cs="Times New Roman"/>
                <w:sz w:val="22"/>
                <w:szCs w:val="22"/>
              </w:rPr>
            </w:pPr>
            <w:r>
              <w:rPr>
                <w:rFonts w:ascii="Times New Roman" w:hAnsi="Times New Roman" w:cs="Times New Roman"/>
                <w:sz w:val="22"/>
                <w:szCs w:val="22"/>
              </w:rPr>
              <w:t>0</w:t>
            </w:r>
          </w:p>
        </w:tc>
      </w:tr>
    </w:tbl>
    <w:p w14:paraId="39BE9463" w14:textId="77777777" w:rsidR="00FA36D7" w:rsidRDefault="00FA36D7" w:rsidP="0087785B">
      <w:pPr>
        <w:rPr>
          <w:rFonts w:ascii="Times New Roman" w:hAnsi="Times New Roman" w:cs="Times New Roman"/>
        </w:rPr>
      </w:pPr>
    </w:p>
    <w:p w14:paraId="662C5DF7" w14:textId="77777777" w:rsidR="000E6316" w:rsidRDefault="000E6316" w:rsidP="0087785B">
      <w:pPr>
        <w:rPr>
          <w:rFonts w:ascii="Times New Roman" w:hAnsi="Times New Roman" w:cs="Times New Roman"/>
        </w:rPr>
      </w:pPr>
    </w:p>
    <w:p w14:paraId="1A14E4C8" w14:textId="14F59FE8" w:rsidR="0028018E" w:rsidRDefault="0028018E" w:rsidP="0087785B">
      <w:pPr>
        <w:rPr>
          <w:rFonts w:ascii="Times New Roman" w:hAnsi="Times New Roman" w:cs="Times New Roman"/>
        </w:rPr>
      </w:pPr>
      <w:r>
        <w:rPr>
          <w:rFonts w:ascii="Times New Roman" w:hAnsi="Times New Roman" w:cs="Times New Roman"/>
          <w:noProof/>
        </w:rPr>
        <w:drawing>
          <wp:inline distT="0" distB="0" distL="0" distR="0" wp14:anchorId="2E043810" wp14:editId="72E77ACD">
            <wp:extent cx="5756275" cy="2555875"/>
            <wp:effectExtent l="0" t="0" r="0" b="0"/>
            <wp:docPr id="17762152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6275" cy="2555875"/>
                    </a:xfrm>
                    <a:prstGeom prst="rect">
                      <a:avLst/>
                    </a:prstGeom>
                    <a:noFill/>
                    <a:ln>
                      <a:noFill/>
                    </a:ln>
                  </pic:spPr>
                </pic:pic>
              </a:graphicData>
            </a:graphic>
          </wp:inline>
        </w:drawing>
      </w:r>
    </w:p>
    <w:p w14:paraId="50DE3525" w14:textId="69C71175" w:rsidR="0028018E" w:rsidRDefault="0028018E" w:rsidP="0087785B">
      <w:pPr>
        <w:rPr>
          <w:rFonts w:ascii="Times New Roman" w:hAnsi="Times New Roman" w:cs="Times New Roman"/>
        </w:rPr>
      </w:pPr>
    </w:p>
    <w:p w14:paraId="003525D0" w14:textId="3AB61213" w:rsidR="00323E76" w:rsidRDefault="00323E76" w:rsidP="00323E76">
      <w:pPr>
        <w:pStyle w:val="ListParagraph"/>
        <w:numPr>
          <w:ilvl w:val="0"/>
          <w:numId w:val="7"/>
        </w:numPr>
        <w:rPr>
          <w:rFonts w:ascii="Times New Roman" w:hAnsi="Times New Roman" w:cs="Times New Roman"/>
          <w:sz w:val="22"/>
          <w:szCs w:val="22"/>
          <w:lang w:val="en-GB"/>
        </w:rPr>
      </w:pPr>
      <w:r>
        <w:rPr>
          <w:rFonts w:ascii="Times New Roman" w:hAnsi="Times New Roman" w:cs="Times New Roman"/>
          <w:b/>
          <w:bCs/>
          <w:sz w:val="22"/>
          <w:szCs w:val="22"/>
          <w:lang w:val="en-GB"/>
        </w:rPr>
        <w:t>Gear</w:t>
      </w:r>
    </w:p>
    <w:p w14:paraId="17F68DD3" w14:textId="58DBC330" w:rsidR="00517EA7" w:rsidRDefault="00323E76" w:rsidP="00323E76">
      <w:pPr>
        <w:jc w:val="both"/>
        <w:rPr>
          <w:rFonts w:ascii="Times New Roman" w:hAnsi="Times New Roman" w:cs="Times New Roman"/>
          <w:sz w:val="22"/>
          <w:szCs w:val="22"/>
        </w:rPr>
      </w:pPr>
      <w:r>
        <w:rPr>
          <w:rFonts w:ascii="Times New Roman" w:hAnsi="Times New Roman" w:cs="Times New Roman"/>
          <w:sz w:val="22"/>
          <w:szCs w:val="22"/>
        </w:rPr>
        <w:t>Describes</w:t>
      </w:r>
      <w:r w:rsidR="006438F4">
        <w:rPr>
          <w:rFonts w:ascii="Times New Roman" w:hAnsi="Times New Roman" w:cs="Times New Roman"/>
          <w:sz w:val="22"/>
          <w:szCs w:val="22"/>
        </w:rPr>
        <w:t xml:space="preserve"> the most probable gear used by each fisherman.</w:t>
      </w:r>
      <w:r w:rsidR="00517EA7">
        <w:rPr>
          <w:rFonts w:ascii="Times New Roman" w:hAnsi="Times New Roman" w:cs="Times New Roman"/>
          <w:sz w:val="22"/>
          <w:szCs w:val="22"/>
        </w:rPr>
        <w:t xml:space="preserve"> </w:t>
      </w:r>
      <w:r w:rsidR="00517EA7" w:rsidRPr="0087785B">
        <w:rPr>
          <w:rFonts w:ascii="Times New Roman" w:hAnsi="Times New Roman" w:cs="Times New Roman"/>
          <w:sz w:val="22"/>
          <w:szCs w:val="22"/>
        </w:rPr>
        <w:t xml:space="preserve">The CPT is </w:t>
      </w:r>
      <w:r w:rsidR="00517EA7">
        <w:rPr>
          <w:rFonts w:ascii="Times New Roman" w:hAnsi="Times New Roman" w:cs="Times New Roman"/>
          <w:sz w:val="22"/>
          <w:szCs w:val="22"/>
        </w:rPr>
        <w:t xml:space="preserve">compiled manually for each combination of event and fisherman. In the case when the strategy is </w:t>
      </w:r>
      <w:r w:rsidR="00517EA7" w:rsidRPr="006438F4">
        <w:rPr>
          <w:rFonts w:ascii="Times New Roman" w:hAnsi="Times New Roman" w:cs="Times New Roman"/>
          <w:i/>
          <w:iCs/>
          <w:sz w:val="22"/>
          <w:szCs w:val="22"/>
        </w:rPr>
        <w:t>cope</w:t>
      </w:r>
      <w:r w:rsidR="00517EA7">
        <w:rPr>
          <w:rFonts w:ascii="Times New Roman" w:hAnsi="Times New Roman" w:cs="Times New Roman"/>
          <w:sz w:val="22"/>
          <w:szCs w:val="22"/>
        </w:rPr>
        <w:t xml:space="preserve"> or </w:t>
      </w:r>
      <w:r w:rsidR="00517EA7" w:rsidRPr="006438F4">
        <w:rPr>
          <w:rFonts w:ascii="Times New Roman" w:hAnsi="Times New Roman" w:cs="Times New Roman"/>
          <w:i/>
          <w:iCs/>
          <w:sz w:val="22"/>
          <w:szCs w:val="22"/>
        </w:rPr>
        <w:t>react</w:t>
      </w:r>
      <w:r w:rsidR="00517EA7">
        <w:rPr>
          <w:rFonts w:ascii="Times New Roman" w:hAnsi="Times New Roman" w:cs="Times New Roman"/>
          <w:sz w:val="22"/>
          <w:szCs w:val="22"/>
        </w:rPr>
        <w:t xml:space="preserve">, the CPT reflects </w:t>
      </w:r>
      <w:r w:rsidR="00517EA7">
        <w:rPr>
          <w:rFonts w:ascii="Times New Roman" w:hAnsi="Times New Roman" w:cs="Times New Roman"/>
          <w:sz w:val="22"/>
          <w:szCs w:val="22"/>
        </w:rPr>
        <w:lastRenderedPageBreak/>
        <w:t>what we do expect from the fisher in normal conditions (this can be one or more gears). W</w:t>
      </w:r>
      <w:r w:rsidR="006438F4">
        <w:rPr>
          <w:rFonts w:ascii="Times New Roman" w:hAnsi="Times New Roman" w:cs="Times New Roman"/>
          <w:sz w:val="22"/>
          <w:szCs w:val="22"/>
        </w:rPr>
        <w:t>hen the strategy is Adapt</w:t>
      </w:r>
      <w:r w:rsidR="00517EA7">
        <w:rPr>
          <w:rFonts w:ascii="Times New Roman" w:hAnsi="Times New Roman" w:cs="Times New Roman"/>
          <w:sz w:val="22"/>
          <w:szCs w:val="22"/>
        </w:rPr>
        <w:t>, the CPT</w:t>
      </w:r>
      <w:r w:rsidR="006438F4">
        <w:rPr>
          <w:rFonts w:ascii="Times New Roman" w:hAnsi="Times New Roman" w:cs="Times New Roman"/>
          <w:sz w:val="22"/>
          <w:szCs w:val="22"/>
        </w:rPr>
        <w:t xml:space="preserve"> accounts for what has been mentioned </w:t>
      </w:r>
      <w:r w:rsidR="0069235F">
        <w:rPr>
          <w:rFonts w:ascii="Times New Roman" w:hAnsi="Times New Roman" w:cs="Times New Roman"/>
          <w:sz w:val="22"/>
          <w:szCs w:val="22"/>
        </w:rPr>
        <w:t>throughout the questionnaire</w:t>
      </w:r>
      <w:r w:rsidR="006438F4">
        <w:rPr>
          <w:rFonts w:ascii="Times New Roman" w:hAnsi="Times New Roman" w:cs="Times New Roman"/>
          <w:sz w:val="22"/>
          <w:szCs w:val="22"/>
        </w:rPr>
        <w:t xml:space="preserve">. </w:t>
      </w:r>
    </w:p>
    <w:p w14:paraId="7B33E5B4" w14:textId="22B1BEEF" w:rsidR="006438F4" w:rsidRDefault="00517EA7" w:rsidP="00323E76">
      <w:pPr>
        <w:jc w:val="both"/>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4710174D" wp14:editId="74AB2FE9">
            <wp:extent cx="5757545" cy="2557145"/>
            <wp:effectExtent l="0" t="0" r="0" b="0"/>
            <wp:docPr id="2117420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7545" cy="2557145"/>
                    </a:xfrm>
                    <a:prstGeom prst="rect">
                      <a:avLst/>
                    </a:prstGeom>
                    <a:noFill/>
                    <a:ln>
                      <a:noFill/>
                    </a:ln>
                  </pic:spPr>
                </pic:pic>
              </a:graphicData>
            </a:graphic>
          </wp:inline>
        </w:drawing>
      </w:r>
    </w:p>
    <w:p w14:paraId="2CF8D08E" w14:textId="77777777" w:rsidR="009E27D0" w:rsidRPr="009E27D0" w:rsidRDefault="009E27D0" w:rsidP="009E27D0">
      <w:pPr>
        <w:rPr>
          <w:rFonts w:ascii="Times New Roman" w:hAnsi="Times New Roman" w:cs="Times New Roman"/>
          <w:sz w:val="22"/>
          <w:szCs w:val="22"/>
        </w:rPr>
      </w:pPr>
    </w:p>
    <w:p w14:paraId="0C250D11" w14:textId="79636F75" w:rsidR="000E6316" w:rsidRPr="00DF3F60" w:rsidRDefault="000E6316" w:rsidP="000E6316">
      <w:pPr>
        <w:pStyle w:val="ListParagraph"/>
        <w:numPr>
          <w:ilvl w:val="0"/>
          <w:numId w:val="7"/>
        </w:numPr>
        <w:jc w:val="both"/>
        <w:rPr>
          <w:rFonts w:ascii="Times New Roman" w:hAnsi="Times New Roman" w:cs="Times New Roman"/>
          <w:lang w:val="en-GB"/>
        </w:rPr>
      </w:pPr>
      <w:r>
        <w:rPr>
          <w:rFonts w:ascii="Times New Roman" w:hAnsi="Times New Roman" w:cs="Times New Roman"/>
          <w:b/>
          <w:bCs/>
          <w:lang w:val="en-GB"/>
        </w:rPr>
        <w:t>Catchability</w:t>
      </w:r>
      <w:r w:rsidRPr="008D3FE3">
        <w:rPr>
          <w:rFonts w:ascii="Times New Roman" w:hAnsi="Times New Roman" w:cs="Times New Roman"/>
          <w:lang w:val="en-GB"/>
        </w:rPr>
        <w:t>:</w:t>
      </w:r>
      <w:r>
        <w:rPr>
          <w:rFonts w:ascii="Times New Roman" w:hAnsi="Times New Roman" w:cs="Times New Roman"/>
          <w:lang w:val="en-GB"/>
        </w:rPr>
        <w:t xml:space="preserve"> the ability to catch fish depending on gear-fish interactions. For example, a gillnet clogged in algae is more visible and less efficient (less catchability); a gillnet in murky waters is less visible and more efficient (more catchability); the necessity to go to haul the net sooner because of heatwave diminish the soaking time (less catchability). </w:t>
      </w:r>
      <w:r w:rsidR="00E5225A">
        <w:rPr>
          <w:rFonts w:ascii="Times New Roman" w:hAnsi="Times New Roman" w:cs="Times New Roman"/>
          <w:lang w:val="en-GB"/>
        </w:rPr>
        <w:t xml:space="preserve">For each combination of species and even the </w:t>
      </w:r>
      <w:r w:rsidR="00E5225A">
        <w:rPr>
          <w:rFonts w:ascii="Times New Roman" w:hAnsi="Times New Roman" w:cs="Times New Roman"/>
          <w:color w:val="000000" w:themeColor="text1"/>
          <w:lang w:val="en-GB"/>
        </w:rPr>
        <w:t>CPT is filled with method M1</w:t>
      </w:r>
      <w:r w:rsidR="004B47F1">
        <w:rPr>
          <w:rFonts w:ascii="Times New Roman" w:hAnsi="Times New Roman" w:cs="Times New Roman"/>
          <w:color w:val="000000" w:themeColor="text1"/>
          <w:lang w:val="en-GB"/>
        </w:rPr>
        <w:t>-bis</w:t>
      </w:r>
      <w:r w:rsidR="00E5225A">
        <w:rPr>
          <w:rFonts w:ascii="Times New Roman" w:hAnsi="Times New Roman" w:cs="Times New Roman"/>
          <w:color w:val="000000" w:themeColor="text1"/>
          <w:lang w:val="en-GB"/>
        </w:rPr>
        <w:t xml:space="preserve"> based on the answer to Q3 (catchability).</w:t>
      </w:r>
    </w:p>
    <w:p w14:paraId="754E3F0F" w14:textId="77777777" w:rsidR="00F560FC" w:rsidRDefault="00F560FC" w:rsidP="00F560FC">
      <w:pPr>
        <w:pStyle w:val="ListParagraph"/>
        <w:jc w:val="both"/>
        <w:rPr>
          <w:rFonts w:ascii="Times New Roman" w:hAnsi="Times New Roman" w:cs="Times New Roman"/>
          <w:color w:val="000000" w:themeColor="text1"/>
          <w:lang w:val="en-GB"/>
        </w:rPr>
      </w:pPr>
    </w:p>
    <w:p w14:paraId="56254856" w14:textId="230E05A6" w:rsidR="00DF2C81" w:rsidRDefault="000E6316" w:rsidP="00DF2C81">
      <w:pPr>
        <w:pStyle w:val="ListParagraph"/>
        <w:numPr>
          <w:ilvl w:val="0"/>
          <w:numId w:val="7"/>
        </w:numPr>
        <w:jc w:val="both"/>
        <w:rPr>
          <w:rFonts w:ascii="Times New Roman" w:hAnsi="Times New Roman" w:cs="Times New Roman"/>
          <w:lang w:val="en-GB"/>
        </w:rPr>
      </w:pPr>
      <w:r w:rsidRPr="00DF2C81">
        <w:rPr>
          <w:rFonts w:ascii="Times New Roman" w:hAnsi="Times New Roman" w:cs="Times New Roman"/>
          <w:b/>
          <w:bCs/>
          <w:color w:val="000000" w:themeColor="text1"/>
          <w:lang w:val="en-GB"/>
        </w:rPr>
        <w:t xml:space="preserve">Catch condition: </w:t>
      </w:r>
      <w:r w:rsidRPr="00DF2C81">
        <w:rPr>
          <w:rFonts w:ascii="Times New Roman" w:hAnsi="Times New Roman" w:cs="Times New Roman"/>
          <w:color w:val="000000" w:themeColor="text1"/>
          <w:lang w:val="en-GB"/>
        </w:rPr>
        <w:t>t</w:t>
      </w:r>
      <w:r w:rsidRPr="00DF2C81">
        <w:rPr>
          <w:rFonts w:ascii="Times New Roman" w:hAnsi="Times New Roman" w:cs="Times New Roman"/>
          <w:lang w:val="en-GB"/>
        </w:rPr>
        <w:t>he real or perceived quality of catches in terms of aspect/health status. Does NOT refer to species composition or distribution.</w:t>
      </w:r>
      <w:r w:rsidRPr="00DF2C81">
        <w:rPr>
          <w:rFonts w:ascii="Times New Roman" w:hAnsi="Times New Roman" w:cs="Times New Roman"/>
          <w:b/>
          <w:bCs/>
          <w:lang w:val="en-GB"/>
        </w:rPr>
        <w:t xml:space="preserve"> </w:t>
      </w:r>
      <w:r w:rsidR="00DF2C81">
        <w:rPr>
          <w:rFonts w:ascii="Times New Roman" w:hAnsi="Times New Roman" w:cs="Times New Roman"/>
          <w:lang w:val="en-GB"/>
        </w:rPr>
        <w:t xml:space="preserve">When the technical solution is no, the </w:t>
      </w:r>
      <w:r w:rsidR="00DF2C81">
        <w:rPr>
          <w:rFonts w:ascii="Times New Roman" w:hAnsi="Times New Roman" w:cs="Times New Roman"/>
          <w:color w:val="000000" w:themeColor="text1"/>
          <w:lang w:val="en-GB"/>
        </w:rPr>
        <w:t>CPT is filled with method M1</w:t>
      </w:r>
      <w:r w:rsidR="004B47F1">
        <w:rPr>
          <w:rFonts w:ascii="Times New Roman" w:hAnsi="Times New Roman" w:cs="Times New Roman"/>
          <w:color w:val="000000" w:themeColor="text1"/>
          <w:lang w:val="en-GB"/>
        </w:rPr>
        <w:t>-bis</w:t>
      </w:r>
      <w:r w:rsidR="00DF2C81">
        <w:rPr>
          <w:rFonts w:ascii="Times New Roman" w:hAnsi="Times New Roman" w:cs="Times New Roman"/>
          <w:color w:val="000000" w:themeColor="text1"/>
          <w:lang w:val="en-GB"/>
        </w:rPr>
        <w:t xml:space="preserve"> based on the answer to Q5 (</w:t>
      </w:r>
      <w:proofErr w:type="spellStart"/>
      <w:r w:rsidR="00DF2C81">
        <w:rPr>
          <w:rFonts w:ascii="Times New Roman" w:hAnsi="Times New Roman" w:cs="Times New Roman"/>
          <w:color w:val="000000" w:themeColor="text1"/>
          <w:lang w:val="en-GB"/>
        </w:rPr>
        <w:t>catch_condition</w:t>
      </w:r>
      <w:proofErr w:type="spellEnd"/>
      <w:r w:rsidR="00DF2C81">
        <w:rPr>
          <w:rFonts w:ascii="Times New Roman" w:hAnsi="Times New Roman" w:cs="Times New Roman"/>
          <w:color w:val="000000" w:themeColor="text1"/>
          <w:lang w:val="en-GB"/>
        </w:rPr>
        <w:t xml:space="preserve">). The combination of species, events and technical solutions are inspected to identify which of those works. </w:t>
      </w:r>
      <w:commentRangeStart w:id="22"/>
      <w:r w:rsidR="00DF2C81">
        <w:rPr>
          <w:rFonts w:ascii="Times New Roman" w:hAnsi="Times New Roman" w:cs="Times New Roman"/>
          <w:color w:val="000000" w:themeColor="text1"/>
          <w:lang w:val="en-GB"/>
        </w:rPr>
        <w:t xml:space="preserve">For </w:t>
      </w:r>
      <w:commentRangeStart w:id="23"/>
      <w:r w:rsidR="00DF2C81">
        <w:rPr>
          <w:rFonts w:ascii="Times New Roman" w:hAnsi="Times New Roman" w:cs="Times New Roman"/>
          <w:color w:val="000000" w:themeColor="text1"/>
          <w:lang w:val="en-GB"/>
        </w:rPr>
        <w:t>these</w:t>
      </w:r>
      <w:commentRangeEnd w:id="23"/>
      <w:r w:rsidR="00C07B63">
        <w:rPr>
          <w:rStyle w:val="CommentReference"/>
          <w:lang w:val="en-GB"/>
        </w:rPr>
        <w:commentReference w:id="23"/>
      </w:r>
      <w:r w:rsidR="00DF2C81">
        <w:rPr>
          <w:rFonts w:ascii="Times New Roman" w:hAnsi="Times New Roman" w:cs="Times New Roman"/>
          <w:color w:val="000000" w:themeColor="text1"/>
          <w:lang w:val="en-GB"/>
        </w:rPr>
        <w:t xml:space="preserve">, the catch condition is same with probability = 1. </w:t>
      </w:r>
      <w:commentRangeEnd w:id="22"/>
      <w:r w:rsidR="00DF2C81">
        <w:rPr>
          <w:rStyle w:val="CommentReference"/>
          <w:lang w:val="en-GB"/>
        </w:rPr>
        <w:commentReference w:id="22"/>
      </w:r>
    </w:p>
    <w:p w14:paraId="6F54F81C" w14:textId="77777777" w:rsidR="00DF2C81" w:rsidRDefault="00DF2C81" w:rsidP="00DF2C81">
      <w:pPr>
        <w:pStyle w:val="ListParagraph"/>
        <w:jc w:val="both"/>
        <w:rPr>
          <w:rFonts w:ascii="Times New Roman" w:hAnsi="Times New Roman" w:cs="Times New Roman"/>
          <w:color w:val="000000" w:themeColor="text1"/>
          <w:lang w:val="en-GB"/>
        </w:rPr>
      </w:pPr>
    </w:p>
    <w:tbl>
      <w:tblPr>
        <w:tblStyle w:val="TableGrid"/>
        <w:tblW w:w="0" w:type="auto"/>
        <w:jc w:val="center"/>
        <w:tblLook w:val="04A0" w:firstRow="1" w:lastRow="0" w:firstColumn="1" w:lastColumn="0" w:noHBand="0" w:noVBand="1"/>
      </w:tblPr>
      <w:tblGrid>
        <w:gridCol w:w="1841"/>
        <w:gridCol w:w="1867"/>
        <w:gridCol w:w="2241"/>
      </w:tblGrid>
      <w:tr w:rsidR="00DF2C81" w14:paraId="65847791" w14:textId="77777777" w:rsidTr="00172942">
        <w:trPr>
          <w:jc w:val="center"/>
        </w:trPr>
        <w:tc>
          <w:tcPr>
            <w:tcW w:w="1841" w:type="dxa"/>
          </w:tcPr>
          <w:p w14:paraId="29BF4774" w14:textId="77777777" w:rsidR="00DF2C81" w:rsidRDefault="00DF2C81" w:rsidP="00172942">
            <w:pPr>
              <w:rPr>
                <w:rFonts w:ascii="Times New Roman" w:hAnsi="Times New Roman" w:cs="Times New Roman"/>
                <w:sz w:val="22"/>
                <w:szCs w:val="22"/>
              </w:rPr>
            </w:pPr>
          </w:p>
        </w:tc>
        <w:tc>
          <w:tcPr>
            <w:tcW w:w="1867" w:type="dxa"/>
          </w:tcPr>
          <w:p w14:paraId="2A24FB98" w14:textId="35D1F6D3" w:rsidR="00DF2C81" w:rsidRDefault="00DF2C81" w:rsidP="00172942">
            <w:pPr>
              <w:rPr>
                <w:rFonts w:ascii="Times New Roman" w:hAnsi="Times New Roman" w:cs="Times New Roman"/>
                <w:sz w:val="22"/>
                <w:szCs w:val="22"/>
              </w:rPr>
            </w:pPr>
            <w:r>
              <w:rPr>
                <w:rFonts w:ascii="Times New Roman" w:hAnsi="Times New Roman" w:cs="Times New Roman"/>
                <w:sz w:val="22"/>
                <w:szCs w:val="22"/>
              </w:rPr>
              <w:t>Tec. Sol: No</w:t>
            </w:r>
          </w:p>
        </w:tc>
        <w:tc>
          <w:tcPr>
            <w:tcW w:w="2241" w:type="dxa"/>
          </w:tcPr>
          <w:p w14:paraId="67D4B083" w14:textId="45405722" w:rsidR="00DF2C81" w:rsidRDefault="00DF2C81" w:rsidP="00172942">
            <w:pPr>
              <w:rPr>
                <w:rFonts w:ascii="Times New Roman" w:hAnsi="Times New Roman" w:cs="Times New Roman"/>
                <w:sz w:val="22"/>
                <w:szCs w:val="22"/>
              </w:rPr>
            </w:pPr>
            <w:r>
              <w:rPr>
                <w:rFonts w:ascii="Times New Roman" w:hAnsi="Times New Roman" w:cs="Times New Roman"/>
                <w:sz w:val="22"/>
                <w:szCs w:val="22"/>
              </w:rPr>
              <w:t>Tec. Sol: only when applies to the combination of event, target and solution</w:t>
            </w:r>
          </w:p>
        </w:tc>
      </w:tr>
      <w:tr w:rsidR="00DF2C81" w14:paraId="6F318F47" w14:textId="77777777" w:rsidTr="00172942">
        <w:trPr>
          <w:trHeight w:val="676"/>
          <w:jc w:val="center"/>
        </w:trPr>
        <w:tc>
          <w:tcPr>
            <w:tcW w:w="1841" w:type="dxa"/>
          </w:tcPr>
          <w:p w14:paraId="25EBD7AF" w14:textId="20145D14" w:rsidR="00DF2C81" w:rsidRDefault="00DF2C81" w:rsidP="00172942">
            <w:pPr>
              <w:rPr>
                <w:rFonts w:ascii="Times New Roman" w:hAnsi="Times New Roman" w:cs="Times New Roman"/>
                <w:sz w:val="22"/>
                <w:szCs w:val="22"/>
              </w:rPr>
            </w:pPr>
            <w:r>
              <w:rPr>
                <w:rFonts w:ascii="Times New Roman" w:hAnsi="Times New Roman" w:cs="Times New Roman"/>
                <w:sz w:val="22"/>
                <w:szCs w:val="22"/>
              </w:rPr>
              <w:t>Condition: worse</w:t>
            </w:r>
          </w:p>
        </w:tc>
        <w:tc>
          <w:tcPr>
            <w:tcW w:w="1867" w:type="dxa"/>
          </w:tcPr>
          <w:p w14:paraId="63BE1E87" w14:textId="124D2B71" w:rsidR="00DF2C81" w:rsidRDefault="004B47F1" w:rsidP="00172942">
            <w:pPr>
              <w:rPr>
                <w:rFonts w:ascii="Times New Roman" w:hAnsi="Times New Roman" w:cs="Times New Roman"/>
                <w:sz w:val="22"/>
                <w:szCs w:val="22"/>
              </w:rPr>
            </w:pPr>
            <w:proofErr w:type="gramStart"/>
            <w:r>
              <w:rPr>
                <w:rFonts w:ascii="Times New Roman" w:hAnsi="Times New Roman" w:cs="Times New Roman"/>
                <w:sz w:val="22"/>
                <w:szCs w:val="22"/>
              </w:rPr>
              <w:t>p(</w:t>
            </w:r>
            <w:proofErr w:type="gramEnd"/>
            <w:r>
              <w:rPr>
                <w:rFonts w:ascii="Times New Roman" w:hAnsi="Times New Roman" w:cs="Times New Roman"/>
                <w:sz w:val="22"/>
                <w:szCs w:val="22"/>
              </w:rPr>
              <w:t>Cond = w | Q5)</w:t>
            </w:r>
          </w:p>
        </w:tc>
        <w:tc>
          <w:tcPr>
            <w:tcW w:w="2241" w:type="dxa"/>
          </w:tcPr>
          <w:p w14:paraId="0FA6059A" w14:textId="56A4EFF6" w:rsidR="00DF2C81" w:rsidRDefault="00DF2C81" w:rsidP="00172942">
            <w:pPr>
              <w:rPr>
                <w:rFonts w:ascii="Times New Roman" w:hAnsi="Times New Roman" w:cs="Times New Roman"/>
                <w:sz w:val="22"/>
                <w:szCs w:val="22"/>
              </w:rPr>
            </w:pPr>
            <w:r>
              <w:rPr>
                <w:rFonts w:ascii="Times New Roman" w:hAnsi="Times New Roman" w:cs="Times New Roman"/>
                <w:sz w:val="22"/>
                <w:szCs w:val="22"/>
              </w:rPr>
              <w:t>0</w:t>
            </w:r>
          </w:p>
        </w:tc>
      </w:tr>
      <w:tr w:rsidR="00DF2C81" w14:paraId="16FE8FDB" w14:textId="77777777" w:rsidTr="00172942">
        <w:trPr>
          <w:trHeight w:val="707"/>
          <w:jc w:val="center"/>
        </w:trPr>
        <w:tc>
          <w:tcPr>
            <w:tcW w:w="1841" w:type="dxa"/>
          </w:tcPr>
          <w:p w14:paraId="5B5288AF" w14:textId="24B91676" w:rsidR="00DF2C81" w:rsidRDefault="00DF2C81" w:rsidP="00172942">
            <w:pPr>
              <w:rPr>
                <w:rFonts w:ascii="Times New Roman" w:hAnsi="Times New Roman" w:cs="Times New Roman"/>
                <w:sz w:val="22"/>
                <w:szCs w:val="22"/>
              </w:rPr>
            </w:pPr>
            <w:r>
              <w:rPr>
                <w:rFonts w:ascii="Times New Roman" w:hAnsi="Times New Roman" w:cs="Times New Roman"/>
                <w:sz w:val="22"/>
                <w:szCs w:val="22"/>
              </w:rPr>
              <w:t>Condition: same</w:t>
            </w:r>
          </w:p>
        </w:tc>
        <w:tc>
          <w:tcPr>
            <w:tcW w:w="1867" w:type="dxa"/>
          </w:tcPr>
          <w:p w14:paraId="08527F03" w14:textId="0E053D41" w:rsidR="00DF2C81" w:rsidRDefault="004B47F1" w:rsidP="00172942">
            <w:pPr>
              <w:rPr>
                <w:rFonts w:ascii="Times New Roman" w:hAnsi="Times New Roman" w:cs="Times New Roman"/>
                <w:sz w:val="22"/>
                <w:szCs w:val="22"/>
              </w:rPr>
            </w:pPr>
            <w:proofErr w:type="gramStart"/>
            <w:r>
              <w:rPr>
                <w:rFonts w:ascii="Times New Roman" w:hAnsi="Times New Roman" w:cs="Times New Roman"/>
                <w:sz w:val="22"/>
                <w:szCs w:val="22"/>
              </w:rPr>
              <w:t>p(</w:t>
            </w:r>
            <w:proofErr w:type="gramEnd"/>
            <w:r>
              <w:rPr>
                <w:rFonts w:ascii="Times New Roman" w:hAnsi="Times New Roman" w:cs="Times New Roman"/>
                <w:sz w:val="22"/>
                <w:szCs w:val="22"/>
              </w:rPr>
              <w:t>Cond = s | Q5)</w:t>
            </w:r>
          </w:p>
        </w:tc>
        <w:tc>
          <w:tcPr>
            <w:tcW w:w="2241" w:type="dxa"/>
          </w:tcPr>
          <w:p w14:paraId="5FDF5CF8" w14:textId="7D3D8286" w:rsidR="00DF2C81" w:rsidRDefault="00DF2C81" w:rsidP="00172942">
            <w:pPr>
              <w:rPr>
                <w:rFonts w:ascii="Times New Roman" w:hAnsi="Times New Roman" w:cs="Times New Roman"/>
                <w:sz w:val="22"/>
                <w:szCs w:val="22"/>
              </w:rPr>
            </w:pPr>
            <w:r>
              <w:rPr>
                <w:rFonts w:ascii="Times New Roman" w:hAnsi="Times New Roman" w:cs="Times New Roman"/>
                <w:sz w:val="22"/>
                <w:szCs w:val="22"/>
              </w:rPr>
              <w:t>1</w:t>
            </w:r>
          </w:p>
        </w:tc>
      </w:tr>
      <w:tr w:rsidR="00DF2C81" w14:paraId="2A1D3D2A" w14:textId="77777777" w:rsidTr="00172942">
        <w:trPr>
          <w:trHeight w:val="619"/>
          <w:jc w:val="center"/>
        </w:trPr>
        <w:tc>
          <w:tcPr>
            <w:tcW w:w="1841" w:type="dxa"/>
          </w:tcPr>
          <w:p w14:paraId="3EE17E67" w14:textId="43CAC0D7" w:rsidR="00DF2C81" w:rsidRDefault="00DF2C81" w:rsidP="00172942">
            <w:pPr>
              <w:rPr>
                <w:rFonts w:ascii="Times New Roman" w:hAnsi="Times New Roman" w:cs="Times New Roman"/>
                <w:sz w:val="22"/>
                <w:szCs w:val="22"/>
              </w:rPr>
            </w:pPr>
            <w:r>
              <w:rPr>
                <w:rFonts w:ascii="Times New Roman" w:hAnsi="Times New Roman" w:cs="Times New Roman"/>
                <w:sz w:val="22"/>
                <w:szCs w:val="22"/>
              </w:rPr>
              <w:t>Condition: better</w:t>
            </w:r>
          </w:p>
        </w:tc>
        <w:tc>
          <w:tcPr>
            <w:tcW w:w="1867" w:type="dxa"/>
          </w:tcPr>
          <w:p w14:paraId="6BBB17F2" w14:textId="292EE106" w:rsidR="00DF2C81" w:rsidRDefault="004B47F1" w:rsidP="00172942">
            <w:pPr>
              <w:rPr>
                <w:rFonts w:ascii="Times New Roman" w:hAnsi="Times New Roman" w:cs="Times New Roman"/>
                <w:sz w:val="22"/>
                <w:szCs w:val="22"/>
              </w:rPr>
            </w:pPr>
            <w:proofErr w:type="gramStart"/>
            <w:r>
              <w:rPr>
                <w:rFonts w:ascii="Times New Roman" w:hAnsi="Times New Roman" w:cs="Times New Roman"/>
                <w:sz w:val="22"/>
                <w:szCs w:val="22"/>
              </w:rPr>
              <w:t>p(</w:t>
            </w:r>
            <w:proofErr w:type="gramEnd"/>
            <w:r>
              <w:rPr>
                <w:rFonts w:ascii="Times New Roman" w:hAnsi="Times New Roman" w:cs="Times New Roman"/>
                <w:sz w:val="22"/>
                <w:szCs w:val="22"/>
              </w:rPr>
              <w:t>Cond = b | Q5)</w:t>
            </w:r>
          </w:p>
        </w:tc>
        <w:tc>
          <w:tcPr>
            <w:tcW w:w="2241" w:type="dxa"/>
          </w:tcPr>
          <w:p w14:paraId="039299A7" w14:textId="77777777" w:rsidR="00DF2C81" w:rsidRDefault="00DF2C81" w:rsidP="00172942">
            <w:pPr>
              <w:rPr>
                <w:rFonts w:ascii="Times New Roman" w:hAnsi="Times New Roman" w:cs="Times New Roman"/>
                <w:sz w:val="22"/>
                <w:szCs w:val="22"/>
              </w:rPr>
            </w:pPr>
            <w:r>
              <w:rPr>
                <w:rFonts w:ascii="Times New Roman" w:hAnsi="Times New Roman" w:cs="Times New Roman"/>
                <w:sz w:val="22"/>
                <w:szCs w:val="22"/>
              </w:rPr>
              <w:t>0</w:t>
            </w:r>
          </w:p>
        </w:tc>
      </w:tr>
    </w:tbl>
    <w:p w14:paraId="3EC02F27" w14:textId="77777777" w:rsidR="00DF2C81" w:rsidRDefault="00DF2C81" w:rsidP="00DF2C81">
      <w:pPr>
        <w:pStyle w:val="ListParagraph"/>
        <w:jc w:val="both"/>
        <w:rPr>
          <w:rFonts w:ascii="Times New Roman" w:hAnsi="Times New Roman" w:cs="Times New Roman"/>
          <w:color w:val="000000" w:themeColor="text1"/>
          <w:lang w:val="en-GB"/>
        </w:rPr>
      </w:pPr>
    </w:p>
    <w:p w14:paraId="4CE1AC2A" w14:textId="6DDDBC2A" w:rsidR="000E6316" w:rsidRDefault="000E6316" w:rsidP="00DF2C81">
      <w:pPr>
        <w:pStyle w:val="ListParagraph"/>
        <w:jc w:val="both"/>
        <w:rPr>
          <w:rFonts w:ascii="Times New Roman" w:hAnsi="Times New Roman" w:cs="Times New Roman"/>
          <w:color w:val="000000" w:themeColor="text1"/>
          <w:lang w:val="en-GB"/>
        </w:rPr>
      </w:pPr>
    </w:p>
    <w:p w14:paraId="69FB7541" w14:textId="1AB84694" w:rsidR="00DF2C81" w:rsidRDefault="00DF2C81" w:rsidP="00DF2C81">
      <w:pPr>
        <w:pStyle w:val="ListParagraph"/>
        <w:jc w:val="both"/>
        <w:rPr>
          <w:rFonts w:ascii="Times New Roman" w:hAnsi="Times New Roman" w:cs="Times New Roman"/>
          <w:color w:val="000000" w:themeColor="text1"/>
          <w:lang w:val="en-GB"/>
        </w:rPr>
      </w:pPr>
      <w:r>
        <w:rPr>
          <w:noProof/>
        </w:rPr>
        <w:lastRenderedPageBreak/>
        <w:drawing>
          <wp:inline distT="0" distB="0" distL="0" distR="0" wp14:anchorId="679CEF7D" wp14:editId="01F95916">
            <wp:extent cx="5760720" cy="2559685"/>
            <wp:effectExtent l="0" t="0" r="0" b="0"/>
            <wp:docPr id="17099505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2559685"/>
                    </a:xfrm>
                    <a:prstGeom prst="rect">
                      <a:avLst/>
                    </a:prstGeom>
                    <a:noFill/>
                    <a:ln>
                      <a:noFill/>
                    </a:ln>
                  </pic:spPr>
                </pic:pic>
              </a:graphicData>
            </a:graphic>
          </wp:inline>
        </w:drawing>
      </w:r>
    </w:p>
    <w:p w14:paraId="786C73AF" w14:textId="77777777" w:rsidR="00DF2C81" w:rsidRPr="00DF2C81" w:rsidRDefault="00DF2C81" w:rsidP="00DF2C81">
      <w:pPr>
        <w:pStyle w:val="ListParagraph"/>
        <w:jc w:val="both"/>
        <w:rPr>
          <w:rFonts w:ascii="Times New Roman" w:hAnsi="Times New Roman" w:cs="Times New Roman"/>
          <w:color w:val="000000" w:themeColor="text1"/>
          <w:lang w:val="en-GB"/>
        </w:rPr>
      </w:pPr>
    </w:p>
    <w:p w14:paraId="05F748E3" w14:textId="0822C2D0" w:rsidR="000E6316" w:rsidRDefault="000E6316" w:rsidP="000E6316">
      <w:pPr>
        <w:pStyle w:val="ListParagraph"/>
        <w:numPr>
          <w:ilvl w:val="0"/>
          <w:numId w:val="7"/>
        </w:numPr>
        <w:jc w:val="both"/>
        <w:rPr>
          <w:rFonts w:ascii="Times New Roman" w:hAnsi="Times New Roman" w:cs="Times New Roman"/>
          <w:lang w:val="en-GB"/>
        </w:rPr>
      </w:pPr>
      <w:r>
        <w:rPr>
          <w:rFonts w:ascii="Times New Roman" w:hAnsi="Times New Roman" w:cs="Times New Roman"/>
          <w:b/>
          <w:bCs/>
          <w:color w:val="000000" w:themeColor="text1"/>
          <w:lang w:val="en-GB"/>
        </w:rPr>
        <w:t xml:space="preserve">Personal safety (or </w:t>
      </w:r>
      <w:r w:rsidRPr="00000C01">
        <w:rPr>
          <w:rFonts w:ascii="Times New Roman" w:hAnsi="Times New Roman" w:cs="Times New Roman"/>
          <w:b/>
          <w:bCs/>
          <w:color w:val="000000" w:themeColor="text1"/>
          <w:lang w:val="en-GB"/>
        </w:rPr>
        <w:t>Safety concerns</w:t>
      </w:r>
      <w:r>
        <w:rPr>
          <w:rFonts w:ascii="Times New Roman" w:hAnsi="Times New Roman" w:cs="Times New Roman"/>
          <w:b/>
          <w:bCs/>
          <w:color w:val="000000" w:themeColor="text1"/>
          <w:lang w:val="en-GB"/>
        </w:rPr>
        <w:t>)</w:t>
      </w:r>
      <w:r w:rsidRPr="00000C01">
        <w:rPr>
          <w:rFonts w:ascii="Times New Roman" w:hAnsi="Times New Roman" w:cs="Times New Roman"/>
          <w:color w:val="000000" w:themeColor="text1"/>
          <w:lang w:val="en-GB"/>
        </w:rPr>
        <w:t xml:space="preserve">: </w:t>
      </w:r>
      <w:r w:rsidRPr="00000C01">
        <w:rPr>
          <w:rFonts w:ascii="Times New Roman" w:hAnsi="Times New Roman" w:cs="Times New Roman"/>
          <w:lang w:val="en-GB"/>
        </w:rPr>
        <w:t xml:space="preserve">any variation to ordinary working condition that can increase the </w:t>
      </w:r>
      <w:r w:rsidRPr="0069235F">
        <w:rPr>
          <w:rFonts w:ascii="Times New Roman" w:hAnsi="Times New Roman" w:cs="Times New Roman"/>
          <w:lang w:val="en-GB"/>
        </w:rPr>
        <w:t>potential physical damage for operators (i.e.: icing can require more time on the deck that translates in increased risk of slipping; a violent storm is life threatening).</w:t>
      </w:r>
      <w:r w:rsidR="0069235F">
        <w:rPr>
          <w:rFonts w:ascii="Times New Roman" w:hAnsi="Times New Roman" w:cs="Times New Roman"/>
          <w:lang w:val="en-GB"/>
        </w:rPr>
        <w:t xml:space="preserve"> When the technical solution is no, the </w:t>
      </w:r>
      <w:r w:rsidR="0069235F">
        <w:rPr>
          <w:rFonts w:ascii="Times New Roman" w:hAnsi="Times New Roman" w:cs="Times New Roman"/>
          <w:color w:val="000000" w:themeColor="text1"/>
          <w:lang w:val="en-GB"/>
        </w:rPr>
        <w:t>CPT is filled with method M1</w:t>
      </w:r>
      <w:r w:rsidR="004B47F1">
        <w:rPr>
          <w:rFonts w:ascii="Times New Roman" w:hAnsi="Times New Roman" w:cs="Times New Roman"/>
          <w:color w:val="000000" w:themeColor="text1"/>
          <w:lang w:val="en-GB"/>
        </w:rPr>
        <w:t>-bis</w:t>
      </w:r>
      <w:r w:rsidR="0069235F">
        <w:rPr>
          <w:rFonts w:ascii="Times New Roman" w:hAnsi="Times New Roman" w:cs="Times New Roman"/>
          <w:color w:val="000000" w:themeColor="text1"/>
          <w:lang w:val="en-GB"/>
        </w:rPr>
        <w:t xml:space="preserve"> based on the answer to Q9 (damage). </w:t>
      </w:r>
      <w:r w:rsidR="003A6A55">
        <w:rPr>
          <w:rFonts w:ascii="Times New Roman" w:hAnsi="Times New Roman" w:cs="Times New Roman"/>
          <w:color w:val="000000" w:themeColor="text1"/>
          <w:lang w:val="en-GB"/>
        </w:rPr>
        <w:t>When the technical solution is “travel further”, the personal safety is “no” with probability 1. With the available answers no other measure is implemented to deal with personal safety.</w:t>
      </w:r>
    </w:p>
    <w:p w14:paraId="0239FEF9" w14:textId="77777777" w:rsidR="000E6316" w:rsidRDefault="000E6316" w:rsidP="00F560FC">
      <w:pPr>
        <w:pStyle w:val="ListParagraph"/>
        <w:jc w:val="both"/>
        <w:rPr>
          <w:rFonts w:ascii="Times New Roman" w:hAnsi="Times New Roman" w:cs="Times New Roman"/>
          <w:color w:val="000000" w:themeColor="text1"/>
          <w:lang w:val="en-GB"/>
        </w:rPr>
      </w:pPr>
    </w:p>
    <w:tbl>
      <w:tblPr>
        <w:tblStyle w:val="TableGrid"/>
        <w:tblW w:w="0" w:type="auto"/>
        <w:jc w:val="center"/>
        <w:tblLook w:val="04A0" w:firstRow="1" w:lastRow="0" w:firstColumn="1" w:lastColumn="0" w:noHBand="0" w:noVBand="1"/>
      </w:tblPr>
      <w:tblGrid>
        <w:gridCol w:w="1841"/>
        <w:gridCol w:w="1867"/>
        <w:gridCol w:w="2241"/>
      </w:tblGrid>
      <w:tr w:rsidR="003A6A55" w14:paraId="4EBB75C1" w14:textId="033EDFBF" w:rsidTr="003A6A55">
        <w:trPr>
          <w:jc w:val="center"/>
        </w:trPr>
        <w:tc>
          <w:tcPr>
            <w:tcW w:w="1841" w:type="dxa"/>
          </w:tcPr>
          <w:p w14:paraId="77DB3519" w14:textId="77777777" w:rsidR="003A6A55" w:rsidRDefault="003A6A55" w:rsidP="00172942">
            <w:pPr>
              <w:rPr>
                <w:rFonts w:ascii="Times New Roman" w:hAnsi="Times New Roman" w:cs="Times New Roman"/>
                <w:sz w:val="22"/>
                <w:szCs w:val="22"/>
              </w:rPr>
            </w:pPr>
          </w:p>
        </w:tc>
        <w:tc>
          <w:tcPr>
            <w:tcW w:w="1867" w:type="dxa"/>
          </w:tcPr>
          <w:p w14:paraId="2F910767" w14:textId="7F31DAEC" w:rsidR="003A6A55" w:rsidRDefault="003A6A55" w:rsidP="00172942">
            <w:pPr>
              <w:rPr>
                <w:rFonts w:ascii="Times New Roman" w:hAnsi="Times New Roman" w:cs="Times New Roman"/>
                <w:sz w:val="22"/>
                <w:szCs w:val="22"/>
              </w:rPr>
            </w:pPr>
            <w:r>
              <w:rPr>
                <w:rFonts w:ascii="Times New Roman" w:hAnsi="Times New Roman" w:cs="Times New Roman"/>
                <w:sz w:val="22"/>
                <w:szCs w:val="22"/>
              </w:rPr>
              <w:t>Tec. Sol: No, short sets, other</w:t>
            </w:r>
          </w:p>
        </w:tc>
        <w:tc>
          <w:tcPr>
            <w:tcW w:w="2241" w:type="dxa"/>
          </w:tcPr>
          <w:p w14:paraId="69D5D60E" w14:textId="4157252C" w:rsidR="003A6A55" w:rsidRDefault="003A6A55" w:rsidP="00172942">
            <w:pPr>
              <w:rPr>
                <w:rFonts w:ascii="Times New Roman" w:hAnsi="Times New Roman" w:cs="Times New Roman"/>
                <w:sz w:val="22"/>
                <w:szCs w:val="22"/>
              </w:rPr>
            </w:pPr>
            <w:r>
              <w:rPr>
                <w:rFonts w:ascii="Times New Roman" w:hAnsi="Times New Roman" w:cs="Times New Roman"/>
                <w:sz w:val="22"/>
                <w:szCs w:val="22"/>
              </w:rPr>
              <w:t>Tec. Sol: travel further</w:t>
            </w:r>
          </w:p>
        </w:tc>
      </w:tr>
      <w:tr w:rsidR="003A6A55" w14:paraId="307F5450" w14:textId="743D06DE" w:rsidTr="003A6A55">
        <w:trPr>
          <w:trHeight w:val="676"/>
          <w:jc w:val="center"/>
        </w:trPr>
        <w:tc>
          <w:tcPr>
            <w:tcW w:w="1841" w:type="dxa"/>
          </w:tcPr>
          <w:p w14:paraId="08A15771" w14:textId="7F684CE4" w:rsidR="003A6A55" w:rsidRDefault="003A6A55" w:rsidP="00172942">
            <w:pPr>
              <w:rPr>
                <w:rFonts w:ascii="Times New Roman" w:hAnsi="Times New Roman" w:cs="Times New Roman"/>
                <w:sz w:val="22"/>
                <w:szCs w:val="22"/>
              </w:rPr>
            </w:pPr>
            <w:r>
              <w:rPr>
                <w:rFonts w:ascii="Times New Roman" w:hAnsi="Times New Roman" w:cs="Times New Roman"/>
                <w:sz w:val="22"/>
                <w:szCs w:val="22"/>
              </w:rPr>
              <w:t>Pers. Safety: no</w:t>
            </w:r>
          </w:p>
        </w:tc>
        <w:tc>
          <w:tcPr>
            <w:tcW w:w="1867" w:type="dxa"/>
          </w:tcPr>
          <w:p w14:paraId="30A433DD" w14:textId="282B1E3A" w:rsidR="003A6A55" w:rsidRDefault="004B47F1" w:rsidP="00172942">
            <w:pPr>
              <w:rPr>
                <w:rFonts w:ascii="Times New Roman" w:hAnsi="Times New Roman" w:cs="Times New Roman"/>
                <w:sz w:val="22"/>
                <w:szCs w:val="22"/>
              </w:rPr>
            </w:pPr>
            <w:proofErr w:type="gramStart"/>
            <w:r>
              <w:rPr>
                <w:rFonts w:ascii="Times New Roman" w:hAnsi="Times New Roman" w:cs="Times New Roman"/>
                <w:sz w:val="22"/>
                <w:szCs w:val="22"/>
              </w:rPr>
              <w:t>p(</w:t>
            </w:r>
            <w:proofErr w:type="gramEnd"/>
            <w:r>
              <w:rPr>
                <w:rFonts w:ascii="Times New Roman" w:hAnsi="Times New Roman" w:cs="Times New Roman"/>
                <w:sz w:val="22"/>
                <w:szCs w:val="22"/>
              </w:rPr>
              <w:t>Safety = n | Q9)</w:t>
            </w:r>
          </w:p>
        </w:tc>
        <w:tc>
          <w:tcPr>
            <w:tcW w:w="2241" w:type="dxa"/>
          </w:tcPr>
          <w:p w14:paraId="26666666" w14:textId="21A7EF58" w:rsidR="003A6A55" w:rsidRDefault="003A6A55" w:rsidP="00172942">
            <w:pPr>
              <w:rPr>
                <w:rFonts w:ascii="Times New Roman" w:hAnsi="Times New Roman" w:cs="Times New Roman"/>
                <w:sz w:val="22"/>
                <w:szCs w:val="22"/>
              </w:rPr>
            </w:pPr>
            <w:r>
              <w:rPr>
                <w:rFonts w:ascii="Times New Roman" w:hAnsi="Times New Roman" w:cs="Times New Roman"/>
                <w:sz w:val="22"/>
                <w:szCs w:val="22"/>
              </w:rPr>
              <w:t>1</w:t>
            </w:r>
          </w:p>
        </w:tc>
      </w:tr>
      <w:tr w:rsidR="003A6A55" w14:paraId="0F7C583B" w14:textId="259F792E" w:rsidTr="003A6A55">
        <w:trPr>
          <w:trHeight w:val="707"/>
          <w:jc w:val="center"/>
        </w:trPr>
        <w:tc>
          <w:tcPr>
            <w:tcW w:w="1841" w:type="dxa"/>
          </w:tcPr>
          <w:p w14:paraId="1FD25835" w14:textId="1367C7F4" w:rsidR="003A6A55" w:rsidRDefault="003A6A55" w:rsidP="00172942">
            <w:pPr>
              <w:rPr>
                <w:rFonts w:ascii="Times New Roman" w:hAnsi="Times New Roman" w:cs="Times New Roman"/>
                <w:sz w:val="22"/>
                <w:szCs w:val="22"/>
              </w:rPr>
            </w:pPr>
            <w:r>
              <w:rPr>
                <w:rFonts w:ascii="Times New Roman" w:hAnsi="Times New Roman" w:cs="Times New Roman"/>
                <w:sz w:val="22"/>
                <w:szCs w:val="22"/>
              </w:rPr>
              <w:t>Pers. Safety: minor</w:t>
            </w:r>
          </w:p>
        </w:tc>
        <w:tc>
          <w:tcPr>
            <w:tcW w:w="1867" w:type="dxa"/>
          </w:tcPr>
          <w:p w14:paraId="638EA63E" w14:textId="5C6B2DAB" w:rsidR="003A6A55" w:rsidRDefault="004B47F1" w:rsidP="00172942">
            <w:pPr>
              <w:rPr>
                <w:rFonts w:ascii="Times New Roman" w:hAnsi="Times New Roman" w:cs="Times New Roman"/>
                <w:sz w:val="22"/>
                <w:szCs w:val="22"/>
              </w:rPr>
            </w:pPr>
            <w:proofErr w:type="gramStart"/>
            <w:r>
              <w:rPr>
                <w:rFonts w:ascii="Times New Roman" w:hAnsi="Times New Roman" w:cs="Times New Roman"/>
                <w:sz w:val="22"/>
                <w:szCs w:val="22"/>
              </w:rPr>
              <w:t>p(</w:t>
            </w:r>
            <w:proofErr w:type="gramEnd"/>
            <w:r>
              <w:rPr>
                <w:rFonts w:ascii="Times New Roman" w:hAnsi="Times New Roman" w:cs="Times New Roman"/>
                <w:sz w:val="22"/>
                <w:szCs w:val="22"/>
              </w:rPr>
              <w:t>Safety = min | Q9)</w:t>
            </w:r>
          </w:p>
        </w:tc>
        <w:tc>
          <w:tcPr>
            <w:tcW w:w="2241" w:type="dxa"/>
          </w:tcPr>
          <w:p w14:paraId="728C932E" w14:textId="05065F45" w:rsidR="003A6A55" w:rsidRDefault="003A6A55" w:rsidP="00172942">
            <w:pPr>
              <w:rPr>
                <w:rFonts w:ascii="Times New Roman" w:hAnsi="Times New Roman" w:cs="Times New Roman"/>
                <w:sz w:val="22"/>
                <w:szCs w:val="22"/>
              </w:rPr>
            </w:pPr>
            <w:r>
              <w:rPr>
                <w:rFonts w:ascii="Times New Roman" w:hAnsi="Times New Roman" w:cs="Times New Roman"/>
                <w:sz w:val="22"/>
                <w:szCs w:val="22"/>
              </w:rPr>
              <w:t>0</w:t>
            </w:r>
          </w:p>
        </w:tc>
      </w:tr>
      <w:tr w:rsidR="003A6A55" w14:paraId="3F683C51" w14:textId="6C3B2355" w:rsidTr="003A6A55">
        <w:trPr>
          <w:trHeight w:val="619"/>
          <w:jc w:val="center"/>
        </w:trPr>
        <w:tc>
          <w:tcPr>
            <w:tcW w:w="1841" w:type="dxa"/>
          </w:tcPr>
          <w:p w14:paraId="3051933F" w14:textId="4916160C" w:rsidR="003A6A55" w:rsidRDefault="003A6A55" w:rsidP="00172942">
            <w:pPr>
              <w:rPr>
                <w:rFonts w:ascii="Times New Roman" w:hAnsi="Times New Roman" w:cs="Times New Roman"/>
                <w:sz w:val="22"/>
                <w:szCs w:val="22"/>
              </w:rPr>
            </w:pPr>
            <w:r>
              <w:rPr>
                <w:rFonts w:ascii="Times New Roman" w:hAnsi="Times New Roman" w:cs="Times New Roman"/>
                <w:sz w:val="22"/>
                <w:szCs w:val="22"/>
              </w:rPr>
              <w:t>Pers. Safety: major</w:t>
            </w:r>
          </w:p>
        </w:tc>
        <w:tc>
          <w:tcPr>
            <w:tcW w:w="1867" w:type="dxa"/>
          </w:tcPr>
          <w:p w14:paraId="448A9A20" w14:textId="75588E4C" w:rsidR="003A6A55" w:rsidRDefault="004B47F1" w:rsidP="00172942">
            <w:pPr>
              <w:rPr>
                <w:rFonts w:ascii="Times New Roman" w:hAnsi="Times New Roman" w:cs="Times New Roman"/>
                <w:sz w:val="22"/>
                <w:szCs w:val="22"/>
              </w:rPr>
            </w:pPr>
            <w:proofErr w:type="gramStart"/>
            <w:r>
              <w:rPr>
                <w:rFonts w:ascii="Times New Roman" w:hAnsi="Times New Roman" w:cs="Times New Roman"/>
                <w:sz w:val="22"/>
                <w:szCs w:val="22"/>
              </w:rPr>
              <w:t>p(</w:t>
            </w:r>
            <w:proofErr w:type="gramEnd"/>
            <w:r>
              <w:rPr>
                <w:rFonts w:ascii="Times New Roman" w:hAnsi="Times New Roman" w:cs="Times New Roman"/>
                <w:sz w:val="22"/>
                <w:szCs w:val="22"/>
              </w:rPr>
              <w:t xml:space="preserve">Safety = </w:t>
            </w:r>
            <w:proofErr w:type="spellStart"/>
            <w:r>
              <w:rPr>
                <w:rFonts w:ascii="Times New Roman" w:hAnsi="Times New Roman" w:cs="Times New Roman"/>
                <w:sz w:val="22"/>
                <w:szCs w:val="22"/>
              </w:rPr>
              <w:t>maj</w:t>
            </w:r>
            <w:proofErr w:type="spellEnd"/>
            <w:r>
              <w:rPr>
                <w:rFonts w:ascii="Times New Roman" w:hAnsi="Times New Roman" w:cs="Times New Roman"/>
                <w:sz w:val="22"/>
                <w:szCs w:val="22"/>
              </w:rPr>
              <w:t xml:space="preserve"> | Q9)</w:t>
            </w:r>
          </w:p>
        </w:tc>
        <w:tc>
          <w:tcPr>
            <w:tcW w:w="2241" w:type="dxa"/>
          </w:tcPr>
          <w:p w14:paraId="144786FC" w14:textId="6602F4F3" w:rsidR="003A6A55" w:rsidRDefault="003A6A55" w:rsidP="00172942">
            <w:pPr>
              <w:rPr>
                <w:rFonts w:ascii="Times New Roman" w:hAnsi="Times New Roman" w:cs="Times New Roman"/>
                <w:sz w:val="22"/>
                <w:szCs w:val="22"/>
              </w:rPr>
            </w:pPr>
            <w:r>
              <w:rPr>
                <w:rFonts w:ascii="Times New Roman" w:hAnsi="Times New Roman" w:cs="Times New Roman"/>
                <w:sz w:val="22"/>
                <w:szCs w:val="22"/>
              </w:rPr>
              <w:t>0</w:t>
            </w:r>
          </w:p>
        </w:tc>
      </w:tr>
    </w:tbl>
    <w:p w14:paraId="630A590C" w14:textId="77777777" w:rsidR="000E6316" w:rsidRDefault="000E6316" w:rsidP="00F560FC">
      <w:pPr>
        <w:pStyle w:val="ListParagraph"/>
        <w:jc w:val="both"/>
        <w:rPr>
          <w:rFonts w:ascii="Times New Roman" w:hAnsi="Times New Roman" w:cs="Times New Roman"/>
          <w:color w:val="000000" w:themeColor="text1"/>
          <w:lang w:val="en-GB"/>
        </w:rPr>
      </w:pPr>
    </w:p>
    <w:p w14:paraId="6615D381" w14:textId="77777777" w:rsidR="003A6A55" w:rsidRDefault="003A6A55" w:rsidP="00F560FC">
      <w:pPr>
        <w:pStyle w:val="ListParagraph"/>
        <w:jc w:val="both"/>
        <w:rPr>
          <w:rFonts w:ascii="Times New Roman" w:hAnsi="Times New Roman" w:cs="Times New Roman"/>
          <w:color w:val="000000" w:themeColor="text1"/>
          <w:lang w:val="en-GB"/>
        </w:rPr>
      </w:pPr>
    </w:p>
    <w:p w14:paraId="2F5C1398" w14:textId="4CB27C88" w:rsidR="003A6A55" w:rsidRDefault="003A6A55" w:rsidP="00F560FC">
      <w:pPr>
        <w:pStyle w:val="ListParagraph"/>
        <w:jc w:val="both"/>
        <w:rPr>
          <w:rFonts w:ascii="Times New Roman" w:hAnsi="Times New Roman" w:cs="Times New Roman"/>
          <w:color w:val="000000" w:themeColor="text1"/>
          <w:lang w:val="en-GB"/>
        </w:rPr>
      </w:pPr>
      <w:r>
        <w:rPr>
          <w:rFonts w:ascii="Times New Roman" w:hAnsi="Times New Roman" w:cs="Times New Roman"/>
          <w:noProof/>
          <w:color w:val="000000" w:themeColor="text1"/>
          <w:lang w:val="en-GB"/>
        </w:rPr>
        <w:lastRenderedPageBreak/>
        <w:drawing>
          <wp:inline distT="0" distB="0" distL="0" distR="0" wp14:anchorId="36AA38B3" wp14:editId="08DACB36">
            <wp:extent cx="5757545" cy="2557145"/>
            <wp:effectExtent l="0" t="0" r="0" b="0"/>
            <wp:docPr id="6218401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7545" cy="2557145"/>
                    </a:xfrm>
                    <a:prstGeom prst="rect">
                      <a:avLst/>
                    </a:prstGeom>
                    <a:noFill/>
                    <a:ln>
                      <a:noFill/>
                    </a:ln>
                  </pic:spPr>
                </pic:pic>
              </a:graphicData>
            </a:graphic>
          </wp:inline>
        </w:drawing>
      </w:r>
    </w:p>
    <w:p w14:paraId="48164339" w14:textId="77777777" w:rsidR="000E6316" w:rsidRPr="00FA3F74" w:rsidRDefault="000E6316" w:rsidP="00F560FC">
      <w:pPr>
        <w:pStyle w:val="ListParagraph"/>
        <w:jc w:val="both"/>
        <w:rPr>
          <w:rFonts w:ascii="Times New Roman" w:hAnsi="Times New Roman" w:cs="Times New Roman"/>
          <w:color w:val="000000" w:themeColor="text1"/>
          <w:lang w:val="en-GB"/>
        </w:rPr>
      </w:pPr>
    </w:p>
    <w:p w14:paraId="136D0140" w14:textId="4ADB2352" w:rsidR="003A6A55" w:rsidRPr="003A6A55" w:rsidRDefault="003A6A55" w:rsidP="003A6A55">
      <w:pPr>
        <w:pStyle w:val="ListParagraph"/>
        <w:numPr>
          <w:ilvl w:val="0"/>
          <w:numId w:val="7"/>
        </w:numPr>
        <w:jc w:val="both"/>
        <w:rPr>
          <w:rFonts w:ascii="Times New Roman" w:hAnsi="Times New Roman" w:cs="Times New Roman"/>
          <w:lang w:val="en-GB"/>
        </w:rPr>
      </w:pPr>
      <w:r w:rsidRPr="003A6A55">
        <w:rPr>
          <w:rFonts w:ascii="Times New Roman" w:hAnsi="Times New Roman" w:cs="Times New Roman"/>
          <w:b/>
          <w:bCs/>
          <w:lang w:val="en-GB"/>
        </w:rPr>
        <w:t>Damage</w:t>
      </w:r>
      <w:r w:rsidR="00B01153" w:rsidRPr="003A6A55">
        <w:rPr>
          <w:rFonts w:ascii="Times New Roman" w:hAnsi="Times New Roman" w:cs="Times New Roman"/>
          <w:lang w:val="en-GB"/>
        </w:rPr>
        <w:t xml:space="preserve">: </w:t>
      </w:r>
      <w:r w:rsidRPr="003A6A55">
        <w:rPr>
          <w:rFonts w:ascii="Times New Roman" w:hAnsi="Times New Roman" w:cs="Times New Roman"/>
          <w:lang w:val="en-GB"/>
        </w:rPr>
        <w:t>damage to the fishing gear ranging from minor to c</w:t>
      </w:r>
      <w:r w:rsidR="00B01153" w:rsidRPr="003A6A55">
        <w:rPr>
          <w:rFonts w:ascii="Times New Roman" w:hAnsi="Times New Roman" w:cs="Times New Roman"/>
          <w:lang w:val="en-GB"/>
        </w:rPr>
        <w:t xml:space="preserve">ompletely losing the fishing gear or part of it because it was lost or irreparably damaged. </w:t>
      </w:r>
      <w:r>
        <w:rPr>
          <w:rFonts w:ascii="Times New Roman" w:hAnsi="Times New Roman" w:cs="Times New Roman"/>
          <w:lang w:val="en-GB"/>
        </w:rPr>
        <w:t xml:space="preserve">When the technical solution is no, the </w:t>
      </w:r>
      <w:r>
        <w:rPr>
          <w:rFonts w:ascii="Times New Roman" w:hAnsi="Times New Roman" w:cs="Times New Roman"/>
          <w:color w:val="000000" w:themeColor="text1"/>
          <w:lang w:val="en-GB"/>
        </w:rPr>
        <w:t>CPT is filled with method M1</w:t>
      </w:r>
      <w:r w:rsidR="00107513">
        <w:rPr>
          <w:rFonts w:ascii="Times New Roman" w:hAnsi="Times New Roman" w:cs="Times New Roman"/>
          <w:color w:val="000000" w:themeColor="text1"/>
          <w:lang w:val="en-GB"/>
        </w:rPr>
        <w:t>-bis</w:t>
      </w:r>
      <w:r>
        <w:rPr>
          <w:rFonts w:ascii="Times New Roman" w:hAnsi="Times New Roman" w:cs="Times New Roman"/>
          <w:color w:val="000000" w:themeColor="text1"/>
          <w:lang w:val="en-GB"/>
        </w:rPr>
        <w:t xml:space="preserve"> based on the answer to Q10 (damage). </w:t>
      </w:r>
      <w:commentRangeStart w:id="24"/>
      <w:r>
        <w:rPr>
          <w:rFonts w:ascii="Times New Roman" w:hAnsi="Times New Roman" w:cs="Times New Roman"/>
          <w:color w:val="000000" w:themeColor="text1"/>
          <w:lang w:val="en-GB"/>
        </w:rPr>
        <w:t xml:space="preserve">When the technical solution is “travel further”, the damage is “no” with probability 1. </w:t>
      </w:r>
      <w:commentRangeEnd w:id="24"/>
      <w:r w:rsidR="00C07B63">
        <w:rPr>
          <w:rStyle w:val="CommentReference"/>
          <w:lang w:val="en-GB"/>
        </w:rPr>
        <w:commentReference w:id="24"/>
      </w:r>
      <w:r>
        <w:rPr>
          <w:rFonts w:ascii="Times New Roman" w:hAnsi="Times New Roman" w:cs="Times New Roman"/>
          <w:color w:val="000000" w:themeColor="text1"/>
          <w:lang w:val="en-GB"/>
        </w:rPr>
        <w:t>With the available answers no other measure is implemented to deal with damages.</w:t>
      </w:r>
    </w:p>
    <w:p w14:paraId="645996D4" w14:textId="77777777" w:rsidR="003A6A55" w:rsidRDefault="003A6A55" w:rsidP="003A6A55">
      <w:pPr>
        <w:jc w:val="both"/>
        <w:rPr>
          <w:rFonts w:ascii="Times New Roman" w:hAnsi="Times New Roman" w:cs="Times New Roman"/>
        </w:rPr>
      </w:pPr>
    </w:p>
    <w:tbl>
      <w:tblPr>
        <w:tblStyle w:val="TableGrid"/>
        <w:tblW w:w="0" w:type="auto"/>
        <w:jc w:val="center"/>
        <w:tblLook w:val="04A0" w:firstRow="1" w:lastRow="0" w:firstColumn="1" w:lastColumn="0" w:noHBand="0" w:noVBand="1"/>
      </w:tblPr>
      <w:tblGrid>
        <w:gridCol w:w="1841"/>
        <w:gridCol w:w="1867"/>
        <w:gridCol w:w="2241"/>
      </w:tblGrid>
      <w:tr w:rsidR="003A6A55" w14:paraId="1497CCE6" w14:textId="77777777" w:rsidTr="00172942">
        <w:trPr>
          <w:jc w:val="center"/>
        </w:trPr>
        <w:tc>
          <w:tcPr>
            <w:tcW w:w="1841" w:type="dxa"/>
          </w:tcPr>
          <w:p w14:paraId="130817DE" w14:textId="77777777" w:rsidR="003A6A55" w:rsidRDefault="003A6A55" w:rsidP="00172942">
            <w:pPr>
              <w:rPr>
                <w:rFonts w:ascii="Times New Roman" w:hAnsi="Times New Roman" w:cs="Times New Roman"/>
                <w:sz w:val="22"/>
                <w:szCs w:val="22"/>
              </w:rPr>
            </w:pPr>
          </w:p>
        </w:tc>
        <w:tc>
          <w:tcPr>
            <w:tcW w:w="1867" w:type="dxa"/>
          </w:tcPr>
          <w:p w14:paraId="38885CCA" w14:textId="77777777" w:rsidR="003A6A55" w:rsidRDefault="003A6A55" w:rsidP="00172942">
            <w:pPr>
              <w:rPr>
                <w:rFonts w:ascii="Times New Roman" w:hAnsi="Times New Roman" w:cs="Times New Roman"/>
                <w:sz w:val="22"/>
                <w:szCs w:val="22"/>
              </w:rPr>
            </w:pPr>
            <w:r>
              <w:rPr>
                <w:rFonts w:ascii="Times New Roman" w:hAnsi="Times New Roman" w:cs="Times New Roman"/>
                <w:sz w:val="22"/>
                <w:szCs w:val="22"/>
              </w:rPr>
              <w:t>Tec. Sol: No, short sets, other</w:t>
            </w:r>
          </w:p>
        </w:tc>
        <w:tc>
          <w:tcPr>
            <w:tcW w:w="2241" w:type="dxa"/>
          </w:tcPr>
          <w:p w14:paraId="625C939D" w14:textId="77777777" w:rsidR="003A6A55" w:rsidRDefault="003A6A55" w:rsidP="00172942">
            <w:pPr>
              <w:rPr>
                <w:rFonts w:ascii="Times New Roman" w:hAnsi="Times New Roman" w:cs="Times New Roman"/>
                <w:sz w:val="22"/>
                <w:szCs w:val="22"/>
              </w:rPr>
            </w:pPr>
            <w:r>
              <w:rPr>
                <w:rFonts w:ascii="Times New Roman" w:hAnsi="Times New Roman" w:cs="Times New Roman"/>
                <w:sz w:val="22"/>
                <w:szCs w:val="22"/>
              </w:rPr>
              <w:t>Tec. Sol: travel further</w:t>
            </w:r>
          </w:p>
        </w:tc>
      </w:tr>
      <w:tr w:rsidR="003A6A55" w14:paraId="29C1FA5F" w14:textId="77777777" w:rsidTr="00172942">
        <w:trPr>
          <w:trHeight w:val="676"/>
          <w:jc w:val="center"/>
        </w:trPr>
        <w:tc>
          <w:tcPr>
            <w:tcW w:w="1841" w:type="dxa"/>
          </w:tcPr>
          <w:p w14:paraId="1E9C4562" w14:textId="78669A14" w:rsidR="003A6A55" w:rsidRDefault="003A6A55" w:rsidP="00172942">
            <w:pPr>
              <w:rPr>
                <w:rFonts w:ascii="Times New Roman" w:hAnsi="Times New Roman" w:cs="Times New Roman"/>
                <w:sz w:val="22"/>
                <w:szCs w:val="22"/>
              </w:rPr>
            </w:pPr>
            <w:r>
              <w:rPr>
                <w:rFonts w:ascii="Times New Roman" w:hAnsi="Times New Roman" w:cs="Times New Roman"/>
                <w:sz w:val="22"/>
                <w:szCs w:val="22"/>
              </w:rPr>
              <w:t>Damage: no</w:t>
            </w:r>
          </w:p>
        </w:tc>
        <w:tc>
          <w:tcPr>
            <w:tcW w:w="1867" w:type="dxa"/>
          </w:tcPr>
          <w:p w14:paraId="6C1E926C" w14:textId="3D4B48F6" w:rsidR="003A6A55" w:rsidRDefault="004B47F1" w:rsidP="00172942">
            <w:pPr>
              <w:rPr>
                <w:rFonts w:ascii="Times New Roman" w:hAnsi="Times New Roman" w:cs="Times New Roman"/>
                <w:sz w:val="22"/>
                <w:szCs w:val="22"/>
              </w:rPr>
            </w:pPr>
            <w:proofErr w:type="gramStart"/>
            <w:r>
              <w:rPr>
                <w:rFonts w:ascii="Times New Roman" w:hAnsi="Times New Roman" w:cs="Times New Roman"/>
                <w:sz w:val="22"/>
                <w:szCs w:val="22"/>
              </w:rPr>
              <w:t>p(</w:t>
            </w:r>
            <w:proofErr w:type="gramEnd"/>
            <w:r>
              <w:rPr>
                <w:rFonts w:ascii="Times New Roman" w:hAnsi="Times New Roman" w:cs="Times New Roman"/>
                <w:sz w:val="22"/>
                <w:szCs w:val="22"/>
              </w:rPr>
              <w:t>Damage = no | Q</w:t>
            </w:r>
            <w:r w:rsidR="00107513">
              <w:rPr>
                <w:rFonts w:ascii="Times New Roman" w:hAnsi="Times New Roman" w:cs="Times New Roman"/>
                <w:sz w:val="22"/>
                <w:szCs w:val="22"/>
              </w:rPr>
              <w:t>10</w:t>
            </w:r>
            <w:r>
              <w:rPr>
                <w:rFonts w:ascii="Times New Roman" w:hAnsi="Times New Roman" w:cs="Times New Roman"/>
                <w:sz w:val="22"/>
                <w:szCs w:val="22"/>
              </w:rPr>
              <w:t>)</w:t>
            </w:r>
          </w:p>
        </w:tc>
        <w:tc>
          <w:tcPr>
            <w:tcW w:w="2241" w:type="dxa"/>
          </w:tcPr>
          <w:p w14:paraId="6BE4208F" w14:textId="77777777" w:rsidR="003A6A55" w:rsidRDefault="003A6A55" w:rsidP="00172942">
            <w:pPr>
              <w:rPr>
                <w:rFonts w:ascii="Times New Roman" w:hAnsi="Times New Roman" w:cs="Times New Roman"/>
                <w:sz w:val="22"/>
                <w:szCs w:val="22"/>
              </w:rPr>
            </w:pPr>
            <w:r>
              <w:rPr>
                <w:rFonts w:ascii="Times New Roman" w:hAnsi="Times New Roman" w:cs="Times New Roman"/>
                <w:sz w:val="22"/>
                <w:szCs w:val="22"/>
              </w:rPr>
              <w:t>1</w:t>
            </w:r>
          </w:p>
        </w:tc>
      </w:tr>
      <w:tr w:rsidR="003A6A55" w14:paraId="7941C466" w14:textId="77777777" w:rsidTr="00172942">
        <w:trPr>
          <w:trHeight w:val="707"/>
          <w:jc w:val="center"/>
        </w:trPr>
        <w:tc>
          <w:tcPr>
            <w:tcW w:w="1841" w:type="dxa"/>
          </w:tcPr>
          <w:p w14:paraId="11AEE20F" w14:textId="3FC39748" w:rsidR="003A6A55" w:rsidRDefault="003A6A55" w:rsidP="00172942">
            <w:pPr>
              <w:rPr>
                <w:rFonts w:ascii="Times New Roman" w:hAnsi="Times New Roman" w:cs="Times New Roman"/>
                <w:sz w:val="22"/>
                <w:szCs w:val="22"/>
              </w:rPr>
            </w:pPr>
            <w:r>
              <w:rPr>
                <w:rFonts w:ascii="Times New Roman" w:hAnsi="Times New Roman" w:cs="Times New Roman"/>
                <w:sz w:val="22"/>
                <w:szCs w:val="22"/>
              </w:rPr>
              <w:t>Damage: minor</w:t>
            </w:r>
          </w:p>
        </w:tc>
        <w:tc>
          <w:tcPr>
            <w:tcW w:w="1867" w:type="dxa"/>
          </w:tcPr>
          <w:p w14:paraId="7D23213A" w14:textId="2E5CBCAD" w:rsidR="003A6A55" w:rsidRDefault="00107513" w:rsidP="00172942">
            <w:pPr>
              <w:rPr>
                <w:rFonts w:ascii="Times New Roman" w:hAnsi="Times New Roman" w:cs="Times New Roman"/>
                <w:sz w:val="22"/>
                <w:szCs w:val="22"/>
              </w:rPr>
            </w:pPr>
            <w:proofErr w:type="gramStart"/>
            <w:r>
              <w:rPr>
                <w:rFonts w:ascii="Times New Roman" w:hAnsi="Times New Roman" w:cs="Times New Roman"/>
                <w:sz w:val="22"/>
                <w:szCs w:val="22"/>
              </w:rPr>
              <w:t>p(</w:t>
            </w:r>
            <w:proofErr w:type="gramEnd"/>
            <w:r>
              <w:rPr>
                <w:rFonts w:ascii="Times New Roman" w:hAnsi="Times New Roman" w:cs="Times New Roman"/>
                <w:sz w:val="22"/>
                <w:szCs w:val="22"/>
              </w:rPr>
              <w:t>Damage = min | Q10)</w:t>
            </w:r>
          </w:p>
        </w:tc>
        <w:tc>
          <w:tcPr>
            <w:tcW w:w="2241" w:type="dxa"/>
          </w:tcPr>
          <w:p w14:paraId="47BEAEB9" w14:textId="77777777" w:rsidR="003A6A55" w:rsidRDefault="003A6A55" w:rsidP="00172942">
            <w:pPr>
              <w:rPr>
                <w:rFonts w:ascii="Times New Roman" w:hAnsi="Times New Roman" w:cs="Times New Roman"/>
                <w:sz w:val="22"/>
                <w:szCs w:val="22"/>
              </w:rPr>
            </w:pPr>
            <w:r>
              <w:rPr>
                <w:rFonts w:ascii="Times New Roman" w:hAnsi="Times New Roman" w:cs="Times New Roman"/>
                <w:sz w:val="22"/>
                <w:szCs w:val="22"/>
              </w:rPr>
              <w:t>0</w:t>
            </w:r>
          </w:p>
        </w:tc>
      </w:tr>
      <w:tr w:rsidR="003A6A55" w14:paraId="437BFC7D" w14:textId="77777777" w:rsidTr="00172942">
        <w:trPr>
          <w:trHeight w:val="619"/>
          <w:jc w:val="center"/>
        </w:trPr>
        <w:tc>
          <w:tcPr>
            <w:tcW w:w="1841" w:type="dxa"/>
          </w:tcPr>
          <w:p w14:paraId="6B186B0C" w14:textId="1375606B" w:rsidR="003A6A55" w:rsidRDefault="003A6A55" w:rsidP="00172942">
            <w:pPr>
              <w:rPr>
                <w:rFonts w:ascii="Times New Roman" w:hAnsi="Times New Roman" w:cs="Times New Roman"/>
                <w:sz w:val="22"/>
                <w:szCs w:val="22"/>
              </w:rPr>
            </w:pPr>
            <w:r>
              <w:rPr>
                <w:rFonts w:ascii="Times New Roman" w:hAnsi="Times New Roman" w:cs="Times New Roman"/>
                <w:sz w:val="22"/>
                <w:szCs w:val="22"/>
              </w:rPr>
              <w:t>Damage: major</w:t>
            </w:r>
          </w:p>
        </w:tc>
        <w:tc>
          <w:tcPr>
            <w:tcW w:w="1867" w:type="dxa"/>
          </w:tcPr>
          <w:p w14:paraId="22CF9E14" w14:textId="5006020F" w:rsidR="003A6A55" w:rsidRDefault="00107513" w:rsidP="00172942">
            <w:pPr>
              <w:rPr>
                <w:rFonts w:ascii="Times New Roman" w:hAnsi="Times New Roman" w:cs="Times New Roman"/>
                <w:sz w:val="22"/>
                <w:szCs w:val="22"/>
              </w:rPr>
            </w:pPr>
            <w:proofErr w:type="gramStart"/>
            <w:r>
              <w:rPr>
                <w:rFonts w:ascii="Times New Roman" w:hAnsi="Times New Roman" w:cs="Times New Roman"/>
                <w:sz w:val="22"/>
                <w:szCs w:val="22"/>
              </w:rPr>
              <w:t>p(</w:t>
            </w:r>
            <w:proofErr w:type="gramEnd"/>
            <w:r>
              <w:rPr>
                <w:rFonts w:ascii="Times New Roman" w:hAnsi="Times New Roman" w:cs="Times New Roman"/>
                <w:sz w:val="22"/>
                <w:szCs w:val="22"/>
              </w:rPr>
              <w:t xml:space="preserve">Damage = </w:t>
            </w:r>
            <w:proofErr w:type="spellStart"/>
            <w:r>
              <w:rPr>
                <w:rFonts w:ascii="Times New Roman" w:hAnsi="Times New Roman" w:cs="Times New Roman"/>
                <w:sz w:val="22"/>
                <w:szCs w:val="22"/>
              </w:rPr>
              <w:t>maj</w:t>
            </w:r>
            <w:proofErr w:type="spellEnd"/>
            <w:r>
              <w:rPr>
                <w:rFonts w:ascii="Times New Roman" w:hAnsi="Times New Roman" w:cs="Times New Roman"/>
                <w:sz w:val="22"/>
                <w:szCs w:val="22"/>
              </w:rPr>
              <w:t xml:space="preserve"> | Q10)</w:t>
            </w:r>
          </w:p>
        </w:tc>
        <w:tc>
          <w:tcPr>
            <w:tcW w:w="2241" w:type="dxa"/>
          </w:tcPr>
          <w:p w14:paraId="11F01C57" w14:textId="77777777" w:rsidR="003A6A55" w:rsidRDefault="003A6A55" w:rsidP="00172942">
            <w:pPr>
              <w:rPr>
                <w:rFonts w:ascii="Times New Roman" w:hAnsi="Times New Roman" w:cs="Times New Roman"/>
                <w:sz w:val="22"/>
                <w:szCs w:val="22"/>
              </w:rPr>
            </w:pPr>
            <w:r>
              <w:rPr>
                <w:rFonts w:ascii="Times New Roman" w:hAnsi="Times New Roman" w:cs="Times New Roman"/>
                <w:sz w:val="22"/>
                <w:szCs w:val="22"/>
              </w:rPr>
              <w:t>0</w:t>
            </w:r>
          </w:p>
        </w:tc>
      </w:tr>
      <w:tr w:rsidR="003A6A55" w14:paraId="7D4A1F19" w14:textId="77777777" w:rsidTr="00172942">
        <w:trPr>
          <w:trHeight w:val="619"/>
          <w:jc w:val="center"/>
        </w:trPr>
        <w:tc>
          <w:tcPr>
            <w:tcW w:w="1841" w:type="dxa"/>
          </w:tcPr>
          <w:p w14:paraId="04DD342E" w14:textId="15A8E35B" w:rsidR="003A6A55" w:rsidRDefault="003A6A55" w:rsidP="00172942">
            <w:pPr>
              <w:rPr>
                <w:rFonts w:ascii="Times New Roman" w:hAnsi="Times New Roman" w:cs="Times New Roman"/>
                <w:sz w:val="22"/>
                <w:szCs w:val="22"/>
              </w:rPr>
            </w:pPr>
            <w:r>
              <w:rPr>
                <w:rFonts w:ascii="Times New Roman" w:hAnsi="Times New Roman" w:cs="Times New Roman"/>
                <w:sz w:val="22"/>
                <w:szCs w:val="22"/>
              </w:rPr>
              <w:t>Damage: destroy</w:t>
            </w:r>
          </w:p>
        </w:tc>
        <w:tc>
          <w:tcPr>
            <w:tcW w:w="1867" w:type="dxa"/>
          </w:tcPr>
          <w:p w14:paraId="35278986" w14:textId="46289D74" w:rsidR="003A6A55" w:rsidRDefault="00107513" w:rsidP="00172942">
            <w:pPr>
              <w:rPr>
                <w:rFonts w:ascii="Times New Roman" w:hAnsi="Times New Roman" w:cs="Times New Roman"/>
                <w:sz w:val="22"/>
                <w:szCs w:val="22"/>
              </w:rPr>
            </w:pPr>
            <w:proofErr w:type="gramStart"/>
            <w:r>
              <w:rPr>
                <w:rFonts w:ascii="Times New Roman" w:hAnsi="Times New Roman" w:cs="Times New Roman"/>
                <w:sz w:val="22"/>
                <w:szCs w:val="22"/>
              </w:rPr>
              <w:t>p(</w:t>
            </w:r>
            <w:proofErr w:type="gramEnd"/>
            <w:r>
              <w:rPr>
                <w:rFonts w:ascii="Times New Roman" w:hAnsi="Times New Roman" w:cs="Times New Roman"/>
                <w:sz w:val="22"/>
                <w:szCs w:val="22"/>
              </w:rPr>
              <w:t xml:space="preserve">Damage = </w:t>
            </w:r>
            <w:proofErr w:type="spellStart"/>
            <w:r>
              <w:rPr>
                <w:rFonts w:ascii="Times New Roman" w:hAnsi="Times New Roman" w:cs="Times New Roman"/>
                <w:sz w:val="22"/>
                <w:szCs w:val="22"/>
              </w:rPr>
              <w:t>dest</w:t>
            </w:r>
            <w:proofErr w:type="spellEnd"/>
            <w:r>
              <w:rPr>
                <w:rFonts w:ascii="Times New Roman" w:hAnsi="Times New Roman" w:cs="Times New Roman"/>
                <w:sz w:val="22"/>
                <w:szCs w:val="22"/>
              </w:rPr>
              <w:t xml:space="preserve"> | Q10)</w:t>
            </w:r>
          </w:p>
        </w:tc>
        <w:tc>
          <w:tcPr>
            <w:tcW w:w="2241" w:type="dxa"/>
          </w:tcPr>
          <w:p w14:paraId="48D3B817" w14:textId="7C3C9BA0" w:rsidR="003A6A55" w:rsidRDefault="003A6A55" w:rsidP="00172942">
            <w:pPr>
              <w:rPr>
                <w:rFonts w:ascii="Times New Roman" w:hAnsi="Times New Roman" w:cs="Times New Roman"/>
                <w:sz w:val="22"/>
                <w:szCs w:val="22"/>
              </w:rPr>
            </w:pPr>
            <w:r>
              <w:rPr>
                <w:rFonts w:ascii="Times New Roman" w:hAnsi="Times New Roman" w:cs="Times New Roman"/>
                <w:sz w:val="22"/>
                <w:szCs w:val="22"/>
              </w:rPr>
              <w:t>0</w:t>
            </w:r>
          </w:p>
        </w:tc>
      </w:tr>
    </w:tbl>
    <w:p w14:paraId="34C64168" w14:textId="77777777" w:rsidR="003A6A55" w:rsidRDefault="003A6A55" w:rsidP="003A6A55">
      <w:pPr>
        <w:jc w:val="both"/>
        <w:rPr>
          <w:rFonts w:ascii="Times New Roman" w:hAnsi="Times New Roman" w:cs="Times New Roman"/>
        </w:rPr>
      </w:pPr>
    </w:p>
    <w:p w14:paraId="618F655F" w14:textId="2BE8BFD4" w:rsidR="003A6A55" w:rsidRPr="003A6A55" w:rsidRDefault="003A6A55" w:rsidP="003A6A55">
      <w:pPr>
        <w:jc w:val="both"/>
        <w:rPr>
          <w:rFonts w:ascii="Times New Roman" w:hAnsi="Times New Roman" w:cs="Times New Roman"/>
        </w:rPr>
      </w:pPr>
      <w:r>
        <w:rPr>
          <w:rFonts w:ascii="Times New Roman" w:hAnsi="Times New Roman" w:cs="Times New Roman"/>
          <w:noProof/>
        </w:rPr>
        <w:lastRenderedPageBreak/>
        <w:drawing>
          <wp:inline distT="0" distB="0" distL="0" distR="0" wp14:anchorId="6AD8A5CA" wp14:editId="73FC2A1E">
            <wp:extent cx="5757545" cy="2557145"/>
            <wp:effectExtent l="0" t="0" r="0" b="0"/>
            <wp:docPr id="16033547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7545" cy="2557145"/>
                    </a:xfrm>
                    <a:prstGeom prst="rect">
                      <a:avLst/>
                    </a:prstGeom>
                    <a:noFill/>
                    <a:ln>
                      <a:noFill/>
                    </a:ln>
                  </pic:spPr>
                </pic:pic>
              </a:graphicData>
            </a:graphic>
          </wp:inline>
        </w:drawing>
      </w:r>
    </w:p>
    <w:p w14:paraId="5982FCC7" w14:textId="57D5BBA8" w:rsidR="000E6316" w:rsidRDefault="000E6316" w:rsidP="003A6A55">
      <w:pPr>
        <w:pStyle w:val="ListParagraph"/>
        <w:jc w:val="both"/>
        <w:rPr>
          <w:rFonts w:ascii="Times New Roman" w:hAnsi="Times New Roman" w:cs="Times New Roman"/>
          <w:lang w:val="en-GB"/>
        </w:rPr>
      </w:pPr>
    </w:p>
    <w:p w14:paraId="1B31B055" w14:textId="6568C3ED" w:rsidR="009E27D0" w:rsidRDefault="009E27D0" w:rsidP="00107513">
      <w:pPr>
        <w:pStyle w:val="Heading1"/>
        <w:rPr>
          <w:rFonts w:ascii="Times New Roman" w:hAnsi="Times New Roman" w:cs="Times New Roman"/>
        </w:rPr>
      </w:pPr>
      <w:bookmarkStart w:id="25" w:name="_Toc212994900"/>
      <w:proofErr w:type="spellStart"/>
      <w:r>
        <w:rPr>
          <w:rFonts w:ascii="Times New Roman" w:hAnsi="Times New Roman" w:cs="Times New Roman"/>
        </w:rPr>
        <w:t>Ecological</w:t>
      </w:r>
      <w:proofErr w:type="spellEnd"/>
      <w:r>
        <w:rPr>
          <w:rFonts w:ascii="Times New Roman" w:hAnsi="Times New Roman" w:cs="Times New Roman"/>
        </w:rPr>
        <w:t xml:space="preserve"> subsystem</w:t>
      </w:r>
      <w:bookmarkEnd w:id="25"/>
    </w:p>
    <w:p w14:paraId="21692317" w14:textId="77777777" w:rsidR="009E27D0" w:rsidRDefault="009E27D0" w:rsidP="009E27D0">
      <w:pPr>
        <w:jc w:val="both"/>
        <w:rPr>
          <w:rFonts w:ascii="Times New Roman" w:hAnsi="Times New Roman" w:cs="Times New Roman"/>
        </w:rPr>
      </w:pPr>
    </w:p>
    <w:p w14:paraId="66B3397A" w14:textId="77777777" w:rsidR="009E27D0" w:rsidRDefault="009E27D0" w:rsidP="009E27D0">
      <w:pPr>
        <w:pStyle w:val="ListParagraph"/>
        <w:numPr>
          <w:ilvl w:val="0"/>
          <w:numId w:val="7"/>
        </w:numPr>
        <w:rPr>
          <w:rFonts w:ascii="Times New Roman" w:hAnsi="Times New Roman" w:cs="Times New Roman"/>
          <w:sz w:val="22"/>
          <w:szCs w:val="22"/>
          <w:lang w:val="en-GB"/>
        </w:rPr>
      </w:pPr>
      <w:r>
        <w:rPr>
          <w:rFonts w:ascii="Times New Roman" w:hAnsi="Times New Roman" w:cs="Times New Roman"/>
          <w:b/>
          <w:bCs/>
          <w:sz w:val="22"/>
          <w:szCs w:val="22"/>
          <w:lang w:val="en-GB"/>
        </w:rPr>
        <w:t>Target</w:t>
      </w:r>
    </w:p>
    <w:p w14:paraId="04B0DCB5" w14:textId="6E99056B" w:rsidR="009E27D0" w:rsidRDefault="009E27D0" w:rsidP="009E27D0">
      <w:pPr>
        <w:jc w:val="both"/>
        <w:rPr>
          <w:rFonts w:ascii="Times New Roman" w:hAnsi="Times New Roman" w:cs="Times New Roman"/>
          <w:sz w:val="22"/>
          <w:szCs w:val="22"/>
        </w:rPr>
      </w:pPr>
      <w:r>
        <w:rPr>
          <w:rFonts w:ascii="Times New Roman" w:hAnsi="Times New Roman" w:cs="Times New Roman"/>
          <w:sz w:val="22"/>
          <w:szCs w:val="22"/>
        </w:rPr>
        <w:t xml:space="preserve">Describes the most probable target species associated to each fishing gear. </w:t>
      </w:r>
      <w:r w:rsidRPr="0087785B">
        <w:rPr>
          <w:rFonts w:ascii="Times New Roman" w:hAnsi="Times New Roman" w:cs="Times New Roman"/>
          <w:sz w:val="22"/>
          <w:szCs w:val="22"/>
        </w:rPr>
        <w:t xml:space="preserve">The CPT is </w:t>
      </w:r>
      <w:r>
        <w:rPr>
          <w:rFonts w:ascii="Times New Roman" w:hAnsi="Times New Roman" w:cs="Times New Roman"/>
          <w:sz w:val="22"/>
          <w:szCs w:val="22"/>
        </w:rPr>
        <w:t xml:space="preserve">compiled manually for each combination of event and gear. In the case when the strategy is </w:t>
      </w:r>
      <w:r w:rsidRPr="006438F4">
        <w:rPr>
          <w:rFonts w:ascii="Times New Roman" w:hAnsi="Times New Roman" w:cs="Times New Roman"/>
          <w:i/>
          <w:iCs/>
          <w:sz w:val="22"/>
          <w:szCs w:val="22"/>
        </w:rPr>
        <w:t>cope</w:t>
      </w:r>
      <w:r>
        <w:rPr>
          <w:rFonts w:ascii="Times New Roman" w:hAnsi="Times New Roman" w:cs="Times New Roman"/>
          <w:sz w:val="22"/>
          <w:szCs w:val="22"/>
        </w:rPr>
        <w:t xml:space="preserve"> or </w:t>
      </w:r>
      <w:r w:rsidRPr="006438F4">
        <w:rPr>
          <w:rFonts w:ascii="Times New Roman" w:hAnsi="Times New Roman" w:cs="Times New Roman"/>
          <w:i/>
          <w:iCs/>
          <w:sz w:val="22"/>
          <w:szCs w:val="22"/>
        </w:rPr>
        <w:t>react</w:t>
      </w:r>
      <w:r>
        <w:rPr>
          <w:rFonts w:ascii="Times New Roman" w:hAnsi="Times New Roman" w:cs="Times New Roman"/>
          <w:sz w:val="22"/>
          <w:szCs w:val="22"/>
        </w:rPr>
        <w:t xml:space="preserve">, the CPT reflects what we </w:t>
      </w:r>
      <w:del w:id="26" w:author="Anna Gårdmark" w:date="2025-11-03T17:29:00Z" w16du:dateUtc="2025-11-03T16:29:00Z">
        <w:r w:rsidDel="00C07B63">
          <w:rPr>
            <w:rFonts w:ascii="Times New Roman" w:hAnsi="Times New Roman" w:cs="Times New Roman"/>
            <w:sz w:val="22"/>
            <w:szCs w:val="22"/>
          </w:rPr>
          <w:delText xml:space="preserve">do </w:delText>
        </w:r>
      </w:del>
      <w:r>
        <w:rPr>
          <w:rFonts w:ascii="Times New Roman" w:hAnsi="Times New Roman" w:cs="Times New Roman"/>
          <w:sz w:val="22"/>
          <w:szCs w:val="22"/>
        </w:rPr>
        <w:t xml:space="preserve">expect from the fisher in normal conditions (this can be one or more combinations of gear/species). When the strategy is Adapt, the CPT accounts for what has been mentioned throughout the questionnaire. Example: gillnetters normally target a </w:t>
      </w:r>
      <w:del w:id="27" w:author="Anna Gårdmark" w:date="2025-11-03T17:30:00Z" w16du:dateUtc="2025-11-03T16:30:00Z">
        <w:r w:rsidDel="00C07B63">
          <w:rPr>
            <w:rFonts w:ascii="Times New Roman" w:hAnsi="Times New Roman" w:cs="Times New Roman"/>
            <w:sz w:val="22"/>
            <w:szCs w:val="22"/>
          </w:rPr>
          <w:delText xml:space="preserve">pool </w:delText>
        </w:r>
      </w:del>
      <w:ins w:id="28" w:author="Anna Gårdmark" w:date="2025-11-03T17:30:00Z" w16du:dateUtc="2025-11-03T16:30:00Z">
        <w:r w:rsidR="00C07B63">
          <w:rPr>
            <w:rFonts w:ascii="Times New Roman" w:hAnsi="Times New Roman" w:cs="Times New Roman"/>
            <w:sz w:val="22"/>
            <w:szCs w:val="22"/>
          </w:rPr>
          <w:t xml:space="preserve">set </w:t>
        </w:r>
      </w:ins>
      <w:r>
        <w:rPr>
          <w:rFonts w:ascii="Times New Roman" w:hAnsi="Times New Roman" w:cs="Times New Roman"/>
          <w:sz w:val="22"/>
          <w:szCs w:val="22"/>
        </w:rPr>
        <w:t xml:space="preserve">of species (herring, whitefish, perch), but when there is </w:t>
      </w:r>
      <w:proofErr w:type="gramStart"/>
      <w:r>
        <w:rPr>
          <w:rFonts w:ascii="Times New Roman" w:hAnsi="Times New Roman" w:cs="Times New Roman"/>
          <w:sz w:val="22"/>
          <w:szCs w:val="22"/>
        </w:rPr>
        <w:t>an</w:t>
      </w:r>
      <w:proofErr w:type="gramEnd"/>
      <w:r>
        <w:rPr>
          <w:rFonts w:ascii="Times New Roman" w:hAnsi="Times New Roman" w:cs="Times New Roman"/>
          <w:sz w:val="22"/>
          <w:szCs w:val="22"/>
        </w:rPr>
        <w:t xml:space="preserve"> heatwave they switch primarily to perch.</w:t>
      </w:r>
    </w:p>
    <w:p w14:paraId="100FC800" w14:textId="77777777" w:rsidR="009E27D0" w:rsidRDefault="009E27D0" w:rsidP="009E27D0">
      <w:pPr>
        <w:rPr>
          <w:rFonts w:ascii="Times New Roman" w:hAnsi="Times New Roman" w:cs="Times New Roman"/>
        </w:rPr>
      </w:pPr>
      <w:r>
        <w:rPr>
          <w:rFonts w:ascii="Times New Roman" w:hAnsi="Times New Roman" w:cs="Times New Roman"/>
          <w:noProof/>
        </w:rPr>
        <w:drawing>
          <wp:inline distT="0" distB="0" distL="0" distR="0" wp14:anchorId="4C93A668" wp14:editId="5763B77A">
            <wp:extent cx="5757545" cy="2557145"/>
            <wp:effectExtent l="0" t="0" r="0" b="0"/>
            <wp:docPr id="19663688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7545" cy="2557145"/>
                    </a:xfrm>
                    <a:prstGeom prst="rect">
                      <a:avLst/>
                    </a:prstGeom>
                    <a:noFill/>
                    <a:ln>
                      <a:noFill/>
                    </a:ln>
                  </pic:spPr>
                </pic:pic>
              </a:graphicData>
            </a:graphic>
          </wp:inline>
        </w:drawing>
      </w:r>
    </w:p>
    <w:p w14:paraId="48785CF9" w14:textId="77777777" w:rsidR="009E27D0" w:rsidRPr="00F560FC" w:rsidRDefault="009E27D0" w:rsidP="009E27D0">
      <w:pPr>
        <w:pStyle w:val="ListParagraph"/>
        <w:jc w:val="both"/>
        <w:rPr>
          <w:rFonts w:ascii="Times New Roman" w:hAnsi="Times New Roman" w:cs="Times New Roman"/>
          <w:color w:val="000000" w:themeColor="text1"/>
          <w:lang w:val="en-GB"/>
        </w:rPr>
      </w:pPr>
    </w:p>
    <w:p w14:paraId="110778D5" w14:textId="77777777" w:rsidR="009E27D0" w:rsidRDefault="009E27D0" w:rsidP="009E27D0">
      <w:pPr>
        <w:jc w:val="both"/>
        <w:rPr>
          <w:rFonts w:ascii="Times New Roman" w:hAnsi="Times New Roman" w:cs="Times New Roman"/>
        </w:rPr>
      </w:pPr>
    </w:p>
    <w:p w14:paraId="4E9AD5A7" w14:textId="77777777" w:rsidR="009E27D0" w:rsidRDefault="009E27D0" w:rsidP="009E27D0">
      <w:pPr>
        <w:jc w:val="both"/>
        <w:rPr>
          <w:rFonts w:ascii="Times New Roman" w:hAnsi="Times New Roman" w:cs="Times New Roman"/>
        </w:rPr>
      </w:pPr>
    </w:p>
    <w:p w14:paraId="083CF22E" w14:textId="4050DAAE" w:rsidR="009E27D0" w:rsidRPr="009E27D0" w:rsidRDefault="009E27D0" w:rsidP="00107513">
      <w:pPr>
        <w:pStyle w:val="Heading1"/>
        <w:rPr>
          <w:rFonts w:ascii="Times New Roman" w:hAnsi="Times New Roman" w:cs="Times New Roman"/>
          <w:lang w:val="en-GB"/>
        </w:rPr>
      </w:pPr>
      <w:bookmarkStart w:id="29" w:name="_Toc212994901"/>
      <w:proofErr w:type="spellStart"/>
      <w:r>
        <w:rPr>
          <w:rFonts w:ascii="Times New Roman" w:hAnsi="Times New Roman" w:cs="Times New Roman"/>
        </w:rPr>
        <w:lastRenderedPageBreak/>
        <w:t>User</w:t>
      </w:r>
      <w:proofErr w:type="spellEnd"/>
      <w:r>
        <w:rPr>
          <w:rFonts w:ascii="Times New Roman" w:hAnsi="Times New Roman" w:cs="Times New Roman"/>
        </w:rPr>
        <w:t xml:space="preserve"> subsystem</w:t>
      </w:r>
      <w:bookmarkEnd w:id="29"/>
    </w:p>
    <w:p w14:paraId="128F58DF" w14:textId="77777777" w:rsidR="009E27D0" w:rsidRDefault="009E27D0" w:rsidP="003A6A55">
      <w:pPr>
        <w:pStyle w:val="ListParagraph"/>
        <w:jc w:val="both"/>
        <w:rPr>
          <w:rFonts w:ascii="Times New Roman" w:hAnsi="Times New Roman" w:cs="Times New Roman"/>
          <w:lang w:val="en-GB"/>
        </w:rPr>
      </w:pPr>
    </w:p>
    <w:p w14:paraId="067221B5" w14:textId="77777777" w:rsidR="00D53DB2" w:rsidRDefault="00D53DB2" w:rsidP="003A6A55">
      <w:pPr>
        <w:pStyle w:val="ListParagraph"/>
        <w:jc w:val="both"/>
        <w:rPr>
          <w:rFonts w:ascii="Times New Roman" w:hAnsi="Times New Roman" w:cs="Times New Roman"/>
          <w:lang w:val="en-GB"/>
        </w:rPr>
      </w:pPr>
    </w:p>
    <w:p w14:paraId="06E691BB" w14:textId="77777777" w:rsidR="00D53DB2" w:rsidRPr="00474A43" w:rsidRDefault="00D53DB2" w:rsidP="00D53DB2">
      <w:pPr>
        <w:pStyle w:val="ListParagraph"/>
        <w:numPr>
          <w:ilvl w:val="0"/>
          <w:numId w:val="7"/>
        </w:numPr>
        <w:rPr>
          <w:rFonts w:ascii="Times New Roman" w:hAnsi="Times New Roman" w:cs="Times New Roman"/>
          <w:b/>
          <w:bCs/>
          <w:sz w:val="22"/>
          <w:szCs w:val="22"/>
        </w:rPr>
      </w:pPr>
      <w:r w:rsidRPr="00474A43">
        <w:rPr>
          <w:rFonts w:ascii="Times New Roman" w:hAnsi="Times New Roman" w:cs="Times New Roman"/>
          <w:b/>
          <w:bCs/>
          <w:sz w:val="22"/>
          <w:szCs w:val="22"/>
        </w:rPr>
        <w:t xml:space="preserve">Go </w:t>
      </w:r>
      <w:proofErr w:type="spellStart"/>
      <w:r w:rsidRPr="00474A43">
        <w:rPr>
          <w:rFonts w:ascii="Times New Roman" w:hAnsi="Times New Roman" w:cs="Times New Roman"/>
          <w:b/>
          <w:bCs/>
          <w:sz w:val="22"/>
          <w:szCs w:val="22"/>
        </w:rPr>
        <w:t>fishing</w:t>
      </w:r>
      <w:proofErr w:type="spellEnd"/>
    </w:p>
    <w:p w14:paraId="5671613D" w14:textId="77777777" w:rsidR="00D53DB2" w:rsidRDefault="00D53DB2" w:rsidP="00D53DB2">
      <w:pPr>
        <w:jc w:val="both"/>
        <w:rPr>
          <w:rFonts w:ascii="Times New Roman" w:hAnsi="Times New Roman" w:cs="Times New Roman"/>
          <w:sz w:val="22"/>
          <w:szCs w:val="22"/>
        </w:rPr>
      </w:pPr>
      <w:r>
        <w:rPr>
          <w:rFonts w:ascii="Times New Roman" w:hAnsi="Times New Roman" w:cs="Times New Roman"/>
        </w:rPr>
        <w:t xml:space="preserve">Describes the probability </w:t>
      </w:r>
      <w:r w:rsidRPr="00000C01">
        <w:rPr>
          <w:rFonts w:ascii="Times New Roman" w:hAnsi="Times New Roman" w:cs="Times New Roman"/>
        </w:rPr>
        <w:t>to go out fishing</w:t>
      </w:r>
      <w:r>
        <w:rPr>
          <w:rFonts w:ascii="Times New Roman" w:hAnsi="Times New Roman" w:cs="Times New Roman"/>
        </w:rPr>
        <w:t xml:space="preserve">. When the parent node </w:t>
      </w:r>
      <w:r w:rsidRPr="00FA36D7">
        <w:rPr>
          <w:rFonts w:ascii="Times New Roman" w:hAnsi="Times New Roman" w:cs="Times New Roman"/>
          <w:i/>
          <w:iCs/>
        </w:rPr>
        <w:t>strategy</w:t>
      </w:r>
      <w:r>
        <w:rPr>
          <w:rFonts w:ascii="Times New Roman" w:hAnsi="Times New Roman" w:cs="Times New Roman"/>
        </w:rPr>
        <w:t xml:space="preserve"> is “cope”, the </w:t>
      </w:r>
      <w:r>
        <w:rPr>
          <w:rFonts w:ascii="Times New Roman" w:hAnsi="Times New Roman" w:cs="Times New Roman"/>
          <w:color w:val="000000" w:themeColor="text1"/>
        </w:rPr>
        <w:t>CPT is filled with method M1 based on the answer to Q2 (</w:t>
      </w:r>
      <w:proofErr w:type="spellStart"/>
      <w:r>
        <w:rPr>
          <w:rFonts w:ascii="Times New Roman" w:hAnsi="Times New Roman" w:cs="Times New Roman"/>
          <w:color w:val="000000" w:themeColor="text1"/>
        </w:rPr>
        <w:t>go_out</w:t>
      </w:r>
      <w:proofErr w:type="spellEnd"/>
      <w:r>
        <w:rPr>
          <w:rFonts w:ascii="Times New Roman" w:hAnsi="Times New Roman" w:cs="Times New Roman"/>
          <w:color w:val="000000" w:themeColor="text1"/>
        </w:rPr>
        <w:t xml:space="preserve">). </w:t>
      </w:r>
      <w:r>
        <w:rPr>
          <w:rFonts w:ascii="Times New Roman" w:hAnsi="Times New Roman" w:cs="Times New Roman"/>
        </w:rPr>
        <w:t xml:space="preserve"> In the case when the parent node strategy is “</w:t>
      </w:r>
      <w:proofErr w:type="gramStart"/>
      <w:r>
        <w:rPr>
          <w:rFonts w:ascii="Times New Roman" w:hAnsi="Times New Roman" w:cs="Times New Roman"/>
        </w:rPr>
        <w:t>react</w:t>
      </w:r>
      <w:proofErr w:type="gramEnd"/>
      <w:r>
        <w:rPr>
          <w:rFonts w:ascii="Times New Roman" w:hAnsi="Times New Roman" w:cs="Times New Roman"/>
        </w:rPr>
        <w:t>” or “adapt”, the decision is always to go fishing.</w:t>
      </w:r>
    </w:p>
    <w:tbl>
      <w:tblPr>
        <w:tblStyle w:val="TableGrid"/>
        <w:tblW w:w="0" w:type="auto"/>
        <w:tblLook w:val="04A0" w:firstRow="1" w:lastRow="0" w:firstColumn="1" w:lastColumn="0" w:noHBand="0" w:noVBand="1"/>
      </w:tblPr>
      <w:tblGrid>
        <w:gridCol w:w="1841"/>
        <w:gridCol w:w="1867"/>
        <w:gridCol w:w="1868"/>
        <w:gridCol w:w="1868"/>
        <w:gridCol w:w="1618"/>
      </w:tblGrid>
      <w:tr w:rsidR="00D53DB2" w14:paraId="74108DD7" w14:textId="77777777" w:rsidTr="00172942">
        <w:tc>
          <w:tcPr>
            <w:tcW w:w="1841" w:type="dxa"/>
          </w:tcPr>
          <w:p w14:paraId="56AC44BD" w14:textId="77777777" w:rsidR="00D53DB2" w:rsidRDefault="00D53DB2" w:rsidP="00172942">
            <w:pPr>
              <w:rPr>
                <w:rFonts w:ascii="Times New Roman" w:hAnsi="Times New Roman" w:cs="Times New Roman"/>
                <w:sz w:val="22"/>
                <w:szCs w:val="22"/>
              </w:rPr>
            </w:pPr>
          </w:p>
        </w:tc>
        <w:tc>
          <w:tcPr>
            <w:tcW w:w="1867" w:type="dxa"/>
          </w:tcPr>
          <w:p w14:paraId="29D5EFDC" w14:textId="77777777" w:rsidR="00D53DB2" w:rsidRDefault="00D53DB2" w:rsidP="00172942">
            <w:pPr>
              <w:rPr>
                <w:rFonts w:ascii="Times New Roman" w:hAnsi="Times New Roman" w:cs="Times New Roman"/>
                <w:sz w:val="22"/>
                <w:szCs w:val="22"/>
              </w:rPr>
            </w:pPr>
            <w:r>
              <w:rPr>
                <w:rFonts w:ascii="Times New Roman" w:hAnsi="Times New Roman" w:cs="Times New Roman"/>
                <w:sz w:val="22"/>
                <w:szCs w:val="22"/>
              </w:rPr>
              <w:t>Strategy: cope</w:t>
            </w:r>
          </w:p>
        </w:tc>
        <w:tc>
          <w:tcPr>
            <w:tcW w:w="1868" w:type="dxa"/>
          </w:tcPr>
          <w:p w14:paraId="0F5FA5AA" w14:textId="77777777" w:rsidR="00D53DB2" w:rsidRDefault="00D53DB2" w:rsidP="00172942">
            <w:pPr>
              <w:rPr>
                <w:rFonts w:ascii="Times New Roman" w:hAnsi="Times New Roman" w:cs="Times New Roman"/>
                <w:sz w:val="22"/>
                <w:szCs w:val="22"/>
              </w:rPr>
            </w:pPr>
            <w:r>
              <w:rPr>
                <w:rFonts w:ascii="Times New Roman" w:hAnsi="Times New Roman" w:cs="Times New Roman"/>
                <w:sz w:val="22"/>
                <w:szCs w:val="22"/>
              </w:rPr>
              <w:t>Strategy: react</w:t>
            </w:r>
          </w:p>
        </w:tc>
        <w:tc>
          <w:tcPr>
            <w:tcW w:w="1868" w:type="dxa"/>
          </w:tcPr>
          <w:p w14:paraId="63631CF5" w14:textId="77777777" w:rsidR="00D53DB2" w:rsidRDefault="00D53DB2" w:rsidP="00172942">
            <w:pPr>
              <w:rPr>
                <w:rFonts w:ascii="Times New Roman" w:hAnsi="Times New Roman" w:cs="Times New Roman"/>
                <w:sz w:val="22"/>
                <w:szCs w:val="22"/>
              </w:rPr>
            </w:pPr>
            <w:r>
              <w:rPr>
                <w:rFonts w:ascii="Times New Roman" w:hAnsi="Times New Roman" w:cs="Times New Roman"/>
                <w:sz w:val="22"/>
                <w:szCs w:val="22"/>
              </w:rPr>
              <w:t>Strategy: adapt</w:t>
            </w:r>
          </w:p>
        </w:tc>
        <w:tc>
          <w:tcPr>
            <w:tcW w:w="1618" w:type="dxa"/>
          </w:tcPr>
          <w:p w14:paraId="6C5AD7AA" w14:textId="77777777" w:rsidR="00D53DB2" w:rsidRDefault="00D53DB2" w:rsidP="00172942">
            <w:pPr>
              <w:rPr>
                <w:rFonts w:ascii="Times New Roman" w:hAnsi="Times New Roman" w:cs="Times New Roman"/>
                <w:sz w:val="22"/>
                <w:szCs w:val="22"/>
              </w:rPr>
            </w:pPr>
            <w:r>
              <w:rPr>
                <w:rFonts w:ascii="Times New Roman" w:hAnsi="Times New Roman" w:cs="Times New Roman"/>
                <w:sz w:val="22"/>
                <w:szCs w:val="22"/>
              </w:rPr>
              <w:t>Strategy: not relevant</w:t>
            </w:r>
          </w:p>
        </w:tc>
      </w:tr>
      <w:tr w:rsidR="00D53DB2" w14:paraId="4034FCF7" w14:textId="77777777" w:rsidTr="00172942">
        <w:trPr>
          <w:trHeight w:val="676"/>
        </w:trPr>
        <w:tc>
          <w:tcPr>
            <w:tcW w:w="1841" w:type="dxa"/>
          </w:tcPr>
          <w:p w14:paraId="3A1E5F53" w14:textId="77777777" w:rsidR="00D53DB2" w:rsidRDefault="00D53DB2" w:rsidP="00172942">
            <w:pPr>
              <w:rPr>
                <w:rFonts w:ascii="Times New Roman" w:hAnsi="Times New Roman" w:cs="Times New Roman"/>
                <w:sz w:val="22"/>
                <w:szCs w:val="22"/>
              </w:rPr>
            </w:pPr>
            <w:r>
              <w:rPr>
                <w:rFonts w:ascii="Times New Roman" w:hAnsi="Times New Roman" w:cs="Times New Roman"/>
                <w:sz w:val="22"/>
                <w:szCs w:val="22"/>
              </w:rPr>
              <w:t>Go fishing: Yes</w:t>
            </w:r>
          </w:p>
        </w:tc>
        <w:tc>
          <w:tcPr>
            <w:tcW w:w="1867" w:type="dxa"/>
          </w:tcPr>
          <w:p w14:paraId="3A3BD47C" w14:textId="1A159086" w:rsidR="00D53DB2" w:rsidRDefault="00D53DB2" w:rsidP="00172942">
            <w:pPr>
              <w:rPr>
                <w:rFonts w:ascii="Times New Roman" w:hAnsi="Times New Roman" w:cs="Times New Roman"/>
                <w:sz w:val="22"/>
                <w:szCs w:val="22"/>
              </w:rPr>
            </w:pPr>
            <w:proofErr w:type="gramStart"/>
            <w:r>
              <w:rPr>
                <w:rFonts w:ascii="Times New Roman" w:hAnsi="Times New Roman" w:cs="Times New Roman"/>
                <w:sz w:val="22"/>
                <w:szCs w:val="22"/>
              </w:rPr>
              <w:t>p(</w:t>
            </w:r>
            <w:proofErr w:type="gramEnd"/>
            <w:r>
              <w:rPr>
                <w:rFonts w:ascii="Times New Roman" w:hAnsi="Times New Roman" w:cs="Times New Roman"/>
                <w:sz w:val="22"/>
                <w:szCs w:val="22"/>
              </w:rPr>
              <w:t>Go fishing=Y|</w:t>
            </w:r>
            <w:r w:rsidR="00107513">
              <w:rPr>
                <w:rFonts w:ascii="Times New Roman" w:hAnsi="Times New Roman" w:cs="Times New Roman"/>
                <w:sz w:val="22"/>
                <w:szCs w:val="22"/>
              </w:rPr>
              <w:t>Q2</w:t>
            </w:r>
            <w:r>
              <w:rPr>
                <w:rFonts w:ascii="Times New Roman" w:hAnsi="Times New Roman" w:cs="Times New Roman"/>
                <w:sz w:val="22"/>
                <w:szCs w:val="22"/>
              </w:rPr>
              <w:t>)</w:t>
            </w:r>
          </w:p>
        </w:tc>
        <w:tc>
          <w:tcPr>
            <w:tcW w:w="1868" w:type="dxa"/>
          </w:tcPr>
          <w:p w14:paraId="24537104" w14:textId="77777777" w:rsidR="00D53DB2" w:rsidRDefault="00D53DB2" w:rsidP="00172942">
            <w:pPr>
              <w:rPr>
                <w:rFonts w:ascii="Times New Roman" w:hAnsi="Times New Roman" w:cs="Times New Roman"/>
                <w:sz w:val="22"/>
                <w:szCs w:val="22"/>
              </w:rPr>
            </w:pPr>
            <w:r>
              <w:rPr>
                <w:rFonts w:ascii="Times New Roman" w:hAnsi="Times New Roman" w:cs="Times New Roman"/>
                <w:sz w:val="22"/>
                <w:szCs w:val="22"/>
              </w:rPr>
              <w:t>1</w:t>
            </w:r>
          </w:p>
        </w:tc>
        <w:tc>
          <w:tcPr>
            <w:tcW w:w="1868" w:type="dxa"/>
          </w:tcPr>
          <w:p w14:paraId="3023635F" w14:textId="77777777" w:rsidR="00D53DB2" w:rsidRDefault="00D53DB2" w:rsidP="00172942">
            <w:pPr>
              <w:rPr>
                <w:rFonts w:ascii="Times New Roman" w:hAnsi="Times New Roman" w:cs="Times New Roman"/>
                <w:sz w:val="22"/>
                <w:szCs w:val="22"/>
              </w:rPr>
            </w:pPr>
            <w:r>
              <w:rPr>
                <w:rFonts w:ascii="Times New Roman" w:hAnsi="Times New Roman" w:cs="Times New Roman"/>
                <w:sz w:val="22"/>
                <w:szCs w:val="22"/>
              </w:rPr>
              <w:t>1</w:t>
            </w:r>
          </w:p>
        </w:tc>
        <w:tc>
          <w:tcPr>
            <w:tcW w:w="1618" w:type="dxa"/>
          </w:tcPr>
          <w:p w14:paraId="58A800D6" w14:textId="77777777" w:rsidR="00D53DB2" w:rsidRDefault="00D53DB2" w:rsidP="00172942">
            <w:pPr>
              <w:rPr>
                <w:rFonts w:ascii="Times New Roman" w:hAnsi="Times New Roman" w:cs="Times New Roman"/>
                <w:sz w:val="22"/>
                <w:szCs w:val="22"/>
              </w:rPr>
            </w:pPr>
            <w:r>
              <w:rPr>
                <w:rFonts w:ascii="Times New Roman" w:hAnsi="Times New Roman" w:cs="Times New Roman"/>
                <w:sz w:val="22"/>
                <w:szCs w:val="22"/>
              </w:rPr>
              <w:t>0</w:t>
            </w:r>
          </w:p>
        </w:tc>
      </w:tr>
      <w:tr w:rsidR="00D53DB2" w14:paraId="1B9E3DA2" w14:textId="77777777" w:rsidTr="00172942">
        <w:trPr>
          <w:trHeight w:val="707"/>
        </w:trPr>
        <w:tc>
          <w:tcPr>
            <w:tcW w:w="1841" w:type="dxa"/>
          </w:tcPr>
          <w:p w14:paraId="4BD966CC" w14:textId="77777777" w:rsidR="00D53DB2" w:rsidRDefault="00D53DB2" w:rsidP="00172942">
            <w:pPr>
              <w:rPr>
                <w:rFonts w:ascii="Times New Roman" w:hAnsi="Times New Roman" w:cs="Times New Roman"/>
                <w:sz w:val="22"/>
                <w:szCs w:val="22"/>
              </w:rPr>
            </w:pPr>
            <w:r>
              <w:rPr>
                <w:rFonts w:ascii="Times New Roman" w:hAnsi="Times New Roman" w:cs="Times New Roman"/>
                <w:sz w:val="22"/>
                <w:szCs w:val="22"/>
              </w:rPr>
              <w:t>Go fishing: No</w:t>
            </w:r>
          </w:p>
        </w:tc>
        <w:tc>
          <w:tcPr>
            <w:tcW w:w="1867" w:type="dxa"/>
          </w:tcPr>
          <w:p w14:paraId="6E497C7E" w14:textId="1E63190D" w:rsidR="00D53DB2" w:rsidRDefault="00D53DB2" w:rsidP="00172942">
            <w:pPr>
              <w:rPr>
                <w:rFonts w:ascii="Times New Roman" w:hAnsi="Times New Roman" w:cs="Times New Roman"/>
                <w:sz w:val="22"/>
                <w:szCs w:val="22"/>
              </w:rPr>
            </w:pPr>
            <w:proofErr w:type="gramStart"/>
            <w:r>
              <w:rPr>
                <w:rFonts w:ascii="Times New Roman" w:hAnsi="Times New Roman" w:cs="Times New Roman"/>
                <w:sz w:val="22"/>
                <w:szCs w:val="22"/>
              </w:rPr>
              <w:t>p(</w:t>
            </w:r>
            <w:proofErr w:type="gramEnd"/>
            <w:r>
              <w:rPr>
                <w:rFonts w:ascii="Times New Roman" w:hAnsi="Times New Roman" w:cs="Times New Roman"/>
                <w:sz w:val="22"/>
                <w:szCs w:val="22"/>
              </w:rPr>
              <w:t>Go fishing=N|</w:t>
            </w:r>
            <w:r w:rsidR="00107513">
              <w:rPr>
                <w:rFonts w:ascii="Times New Roman" w:hAnsi="Times New Roman" w:cs="Times New Roman"/>
                <w:sz w:val="22"/>
                <w:szCs w:val="22"/>
              </w:rPr>
              <w:t>Q2</w:t>
            </w:r>
            <w:r>
              <w:rPr>
                <w:rFonts w:ascii="Times New Roman" w:hAnsi="Times New Roman" w:cs="Times New Roman"/>
                <w:sz w:val="22"/>
                <w:szCs w:val="22"/>
              </w:rPr>
              <w:t>)</w:t>
            </w:r>
          </w:p>
        </w:tc>
        <w:tc>
          <w:tcPr>
            <w:tcW w:w="1868" w:type="dxa"/>
          </w:tcPr>
          <w:p w14:paraId="1439EC8E" w14:textId="77777777" w:rsidR="00D53DB2" w:rsidRDefault="00D53DB2" w:rsidP="00172942">
            <w:pPr>
              <w:rPr>
                <w:rFonts w:ascii="Times New Roman" w:hAnsi="Times New Roman" w:cs="Times New Roman"/>
                <w:sz w:val="22"/>
                <w:szCs w:val="22"/>
              </w:rPr>
            </w:pPr>
            <w:r>
              <w:rPr>
                <w:rFonts w:ascii="Times New Roman" w:hAnsi="Times New Roman" w:cs="Times New Roman"/>
                <w:sz w:val="22"/>
                <w:szCs w:val="22"/>
              </w:rPr>
              <w:t>0</w:t>
            </w:r>
          </w:p>
        </w:tc>
        <w:tc>
          <w:tcPr>
            <w:tcW w:w="1868" w:type="dxa"/>
          </w:tcPr>
          <w:p w14:paraId="0D34C3F4" w14:textId="77777777" w:rsidR="00D53DB2" w:rsidRDefault="00D53DB2" w:rsidP="00172942">
            <w:pPr>
              <w:rPr>
                <w:rFonts w:ascii="Times New Roman" w:hAnsi="Times New Roman" w:cs="Times New Roman"/>
                <w:sz w:val="22"/>
                <w:szCs w:val="22"/>
              </w:rPr>
            </w:pPr>
            <w:r>
              <w:rPr>
                <w:rFonts w:ascii="Times New Roman" w:hAnsi="Times New Roman" w:cs="Times New Roman"/>
                <w:sz w:val="22"/>
                <w:szCs w:val="22"/>
              </w:rPr>
              <w:t>0</w:t>
            </w:r>
          </w:p>
        </w:tc>
        <w:tc>
          <w:tcPr>
            <w:tcW w:w="1618" w:type="dxa"/>
          </w:tcPr>
          <w:p w14:paraId="3C4E1C3E" w14:textId="77777777" w:rsidR="00D53DB2" w:rsidRDefault="00D53DB2" w:rsidP="00172942">
            <w:pPr>
              <w:rPr>
                <w:rFonts w:ascii="Times New Roman" w:hAnsi="Times New Roman" w:cs="Times New Roman"/>
                <w:sz w:val="22"/>
                <w:szCs w:val="22"/>
              </w:rPr>
            </w:pPr>
            <w:r>
              <w:rPr>
                <w:rFonts w:ascii="Times New Roman" w:hAnsi="Times New Roman" w:cs="Times New Roman"/>
                <w:sz w:val="22"/>
                <w:szCs w:val="22"/>
              </w:rPr>
              <w:t>0</w:t>
            </w:r>
          </w:p>
        </w:tc>
      </w:tr>
      <w:tr w:rsidR="00D53DB2" w14:paraId="06317E5F" w14:textId="77777777" w:rsidTr="00172942">
        <w:trPr>
          <w:trHeight w:val="619"/>
        </w:trPr>
        <w:tc>
          <w:tcPr>
            <w:tcW w:w="1841" w:type="dxa"/>
          </w:tcPr>
          <w:p w14:paraId="20AF31CA" w14:textId="77777777" w:rsidR="00D53DB2" w:rsidRDefault="00D53DB2" w:rsidP="00172942">
            <w:pPr>
              <w:rPr>
                <w:rFonts w:ascii="Times New Roman" w:hAnsi="Times New Roman" w:cs="Times New Roman"/>
                <w:sz w:val="22"/>
                <w:szCs w:val="22"/>
              </w:rPr>
            </w:pPr>
            <w:r>
              <w:rPr>
                <w:rFonts w:ascii="Times New Roman" w:hAnsi="Times New Roman" w:cs="Times New Roman"/>
                <w:sz w:val="22"/>
                <w:szCs w:val="22"/>
              </w:rPr>
              <w:t>Go fishing: not relevant</w:t>
            </w:r>
          </w:p>
        </w:tc>
        <w:tc>
          <w:tcPr>
            <w:tcW w:w="1867" w:type="dxa"/>
          </w:tcPr>
          <w:p w14:paraId="7C15E639" w14:textId="77777777" w:rsidR="00D53DB2" w:rsidRDefault="00D53DB2" w:rsidP="00172942">
            <w:pPr>
              <w:rPr>
                <w:rFonts w:ascii="Times New Roman" w:hAnsi="Times New Roman" w:cs="Times New Roman"/>
                <w:sz w:val="22"/>
                <w:szCs w:val="22"/>
              </w:rPr>
            </w:pPr>
            <w:r>
              <w:rPr>
                <w:rFonts w:ascii="Times New Roman" w:hAnsi="Times New Roman" w:cs="Times New Roman"/>
                <w:sz w:val="22"/>
                <w:szCs w:val="22"/>
              </w:rPr>
              <w:t>0</w:t>
            </w:r>
          </w:p>
        </w:tc>
        <w:tc>
          <w:tcPr>
            <w:tcW w:w="1868" w:type="dxa"/>
          </w:tcPr>
          <w:p w14:paraId="6F2E22B9" w14:textId="77777777" w:rsidR="00D53DB2" w:rsidRDefault="00D53DB2" w:rsidP="00172942">
            <w:pPr>
              <w:rPr>
                <w:rFonts w:ascii="Times New Roman" w:hAnsi="Times New Roman" w:cs="Times New Roman"/>
                <w:sz w:val="22"/>
                <w:szCs w:val="22"/>
              </w:rPr>
            </w:pPr>
            <w:r>
              <w:rPr>
                <w:rFonts w:ascii="Times New Roman" w:hAnsi="Times New Roman" w:cs="Times New Roman"/>
                <w:sz w:val="22"/>
                <w:szCs w:val="22"/>
              </w:rPr>
              <w:t>0</w:t>
            </w:r>
          </w:p>
        </w:tc>
        <w:tc>
          <w:tcPr>
            <w:tcW w:w="1868" w:type="dxa"/>
          </w:tcPr>
          <w:p w14:paraId="57F70386" w14:textId="77777777" w:rsidR="00D53DB2" w:rsidRDefault="00D53DB2" w:rsidP="00172942">
            <w:pPr>
              <w:rPr>
                <w:rFonts w:ascii="Times New Roman" w:hAnsi="Times New Roman" w:cs="Times New Roman"/>
                <w:sz w:val="22"/>
                <w:szCs w:val="22"/>
              </w:rPr>
            </w:pPr>
            <w:r>
              <w:rPr>
                <w:rFonts w:ascii="Times New Roman" w:hAnsi="Times New Roman" w:cs="Times New Roman"/>
                <w:sz w:val="22"/>
                <w:szCs w:val="22"/>
              </w:rPr>
              <w:t>0</w:t>
            </w:r>
          </w:p>
        </w:tc>
        <w:tc>
          <w:tcPr>
            <w:tcW w:w="1618" w:type="dxa"/>
          </w:tcPr>
          <w:p w14:paraId="3A4F104F" w14:textId="77777777" w:rsidR="00D53DB2" w:rsidRDefault="00D53DB2" w:rsidP="00172942">
            <w:pPr>
              <w:rPr>
                <w:rFonts w:ascii="Times New Roman" w:hAnsi="Times New Roman" w:cs="Times New Roman"/>
                <w:sz w:val="22"/>
                <w:szCs w:val="22"/>
              </w:rPr>
            </w:pPr>
            <w:r>
              <w:rPr>
                <w:rFonts w:ascii="Times New Roman" w:hAnsi="Times New Roman" w:cs="Times New Roman"/>
                <w:sz w:val="22"/>
                <w:szCs w:val="22"/>
              </w:rPr>
              <w:t>1</w:t>
            </w:r>
          </w:p>
        </w:tc>
      </w:tr>
    </w:tbl>
    <w:p w14:paraId="33C9A38E" w14:textId="77777777" w:rsidR="00D53DB2" w:rsidRDefault="00D53DB2" w:rsidP="00D53DB2">
      <w:pPr>
        <w:rPr>
          <w:rFonts w:ascii="Times New Roman" w:hAnsi="Times New Roman" w:cs="Times New Roman"/>
          <w:sz w:val="22"/>
          <w:szCs w:val="22"/>
        </w:rPr>
      </w:pPr>
    </w:p>
    <w:p w14:paraId="59945C65" w14:textId="77777777" w:rsidR="00D53DB2" w:rsidRDefault="00D53DB2" w:rsidP="00D53DB2">
      <w:pPr>
        <w:rPr>
          <w:rFonts w:ascii="Times New Roman" w:hAnsi="Times New Roman" w:cs="Times New Roman"/>
          <w:sz w:val="22"/>
          <w:szCs w:val="22"/>
        </w:rPr>
      </w:pPr>
    </w:p>
    <w:p w14:paraId="2BA9786B" w14:textId="77777777" w:rsidR="00D53DB2" w:rsidRDefault="00D53DB2" w:rsidP="00D53DB2">
      <w:pPr>
        <w:rPr>
          <w:rFonts w:ascii="Times New Roman" w:hAnsi="Times New Roman" w:cs="Times New Roman"/>
          <w:sz w:val="22"/>
          <w:szCs w:val="22"/>
        </w:rPr>
      </w:pPr>
      <w:r>
        <w:rPr>
          <w:rFonts w:ascii="Times New Roman" w:hAnsi="Times New Roman" w:cs="Times New Roman"/>
          <w:b/>
          <w:bCs/>
          <w:noProof/>
          <w:sz w:val="22"/>
          <w:szCs w:val="22"/>
        </w:rPr>
        <w:drawing>
          <wp:inline distT="0" distB="0" distL="0" distR="0" wp14:anchorId="27CBB87A" wp14:editId="4D70F13E">
            <wp:extent cx="5756275" cy="2555875"/>
            <wp:effectExtent l="0" t="0" r="0" b="0"/>
            <wp:docPr id="20292091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6275" cy="2555875"/>
                    </a:xfrm>
                    <a:prstGeom prst="rect">
                      <a:avLst/>
                    </a:prstGeom>
                    <a:noFill/>
                    <a:ln>
                      <a:noFill/>
                    </a:ln>
                  </pic:spPr>
                </pic:pic>
              </a:graphicData>
            </a:graphic>
          </wp:inline>
        </w:drawing>
      </w:r>
    </w:p>
    <w:p w14:paraId="1F7D5FAA" w14:textId="77777777" w:rsidR="00D53DB2" w:rsidRPr="0087785B" w:rsidRDefault="00D53DB2" w:rsidP="00D53DB2">
      <w:pPr>
        <w:rPr>
          <w:rFonts w:ascii="Times New Roman" w:hAnsi="Times New Roman" w:cs="Times New Roman"/>
          <w:sz w:val="22"/>
          <w:szCs w:val="22"/>
        </w:rPr>
      </w:pPr>
    </w:p>
    <w:p w14:paraId="522BC0DD" w14:textId="77777777" w:rsidR="00D53DB2" w:rsidRDefault="00D53DB2" w:rsidP="003A6A55">
      <w:pPr>
        <w:pStyle w:val="ListParagraph"/>
        <w:jc w:val="both"/>
        <w:rPr>
          <w:rFonts w:ascii="Times New Roman" w:hAnsi="Times New Roman" w:cs="Times New Roman"/>
          <w:lang w:val="en-GB"/>
        </w:rPr>
      </w:pPr>
    </w:p>
    <w:p w14:paraId="612C9896" w14:textId="77777777" w:rsidR="00D53DB2" w:rsidRPr="003A6A55" w:rsidRDefault="00D53DB2" w:rsidP="003A6A55">
      <w:pPr>
        <w:pStyle w:val="ListParagraph"/>
        <w:jc w:val="both"/>
        <w:rPr>
          <w:rFonts w:ascii="Times New Roman" w:hAnsi="Times New Roman" w:cs="Times New Roman"/>
          <w:lang w:val="en-GB"/>
        </w:rPr>
      </w:pPr>
    </w:p>
    <w:p w14:paraId="39DE6031" w14:textId="7E596F92" w:rsidR="00E5225A" w:rsidRDefault="00EB089E" w:rsidP="00A54784">
      <w:pPr>
        <w:pStyle w:val="ListParagraph"/>
        <w:numPr>
          <w:ilvl w:val="0"/>
          <w:numId w:val="7"/>
        </w:numPr>
        <w:jc w:val="both"/>
        <w:rPr>
          <w:rFonts w:ascii="Times New Roman" w:hAnsi="Times New Roman" w:cs="Times New Roman"/>
          <w:lang w:val="en-GB"/>
        </w:rPr>
      </w:pPr>
      <w:r w:rsidRPr="00000C01">
        <w:rPr>
          <w:rFonts w:ascii="Times New Roman" w:hAnsi="Times New Roman" w:cs="Times New Roman"/>
          <w:b/>
          <w:bCs/>
          <w:color w:val="000000" w:themeColor="text1"/>
          <w:lang w:val="en-GB"/>
        </w:rPr>
        <w:t>Stress</w:t>
      </w:r>
      <w:r w:rsidRPr="00000C01">
        <w:rPr>
          <w:rFonts w:ascii="Times New Roman" w:hAnsi="Times New Roman" w:cs="Times New Roman"/>
          <w:color w:val="000000" w:themeColor="text1"/>
          <w:lang w:val="en-GB"/>
        </w:rPr>
        <w:t xml:space="preserve">: </w:t>
      </w:r>
      <w:r w:rsidR="00504C6E" w:rsidRPr="00000C01">
        <w:rPr>
          <w:rFonts w:ascii="Times New Roman" w:hAnsi="Times New Roman" w:cs="Times New Roman"/>
          <w:lang w:val="en-GB"/>
        </w:rPr>
        <w:t>psychological aspect, elements such as anxiety and sense of fatigue</w:t>
      </w:r>
      <w:commentRangeStart w:id="30"/>
      <w:r w:rsidR="00504C6E" w:rsidRPr="00000C01">
        <w:rPr>
          <w:rFonts w:ascii="Times New Roman" w:hAnsi="Times New Roman" w:cs="Times New Roman"/>
          <w:lang w:val="en-GB"/>
        </w:rPr>
        <w:t xml:space="preserve"> which can eventually drives motivation </w:t>
      </w:r>
      <w:commentRangeEnd w:id="30"/>
      <w:r w:rsidR="00C07B63">
        <w:rPr>
          <w:rStyle w:val="CommentReference"/>
          <w:lang w:val="en-GB"/>
        </w:rPr>
        <w:commentReference w:id="30"/>
      </w:r>
      <w:r w:rsidR="00504C6E" w:rsidRPr="00000C01">
        <w:rPr>
          <w:rFonts w:ascii="Times New Roman" w:hAnsi="Times New Roman" w:cs="Times New Roman"/>
        </w:rPr>
        <w:fldChar w:fldCharType="begin"/>
      </w:r>
      <w:r w:rsidR="00504C6E" w:rsidRPr="00000C01">
        <w:rPr>
          <w:rFonts w:ascii="Times New Roman" w:hAnsi="Times New Roman" w:cs="Times New Roman"/>
          <w:lang w:val="en-GB"/>
        </w:rPr>
        <w:instrText xml:space="preserve"> ADDIN ZOTERO_ITEM CSL_CITATION {"citationID":"c1e9iMB9","properties":{"formattedCitation":"(Chatterjee and and Bolar, 2019)","plainCitation":"(Chatterjee and and Bolar, 2019)","noteIndex":0},"citationItems":[{"id":731,"uris":["http://zotero.org/users/6838574/items/UAI6N88D"],"itemData":{"id":731,"type":"article-journal","abstract":"Mobile wallet has become the predominant form of electronic commerce in many countries, and India is no exception. It is imperative to understand the behavior of users of mobile wallets as it can help service providers to attract new users and retain their existing ones. For predicting intentions to use from a mental cost perspective, this empirical study focuses on evaluating different competing models using relevant, vital constructs rooted in theories of Diffusion of Innovation, Planned Behavior, and Technology Acceptance Model and Trust. Results point to the supremacy of the Perceived Behavioral Control construct over other constructs in predicting the intentions, to use mobile wallets. Among the competing models, the best predictive model explained 50.81% of the changes in intentions to use.","container-title":"International Journal of Human–Computer Interaction","DOI":"10.1080/10447318.2018.1505697","ISSN":"1044-7318","issue":"10","note":"publisher: Taylor &amp; Francis\n_eprint: https://doi.org/10.1080/10447318.2018.1505697","page":"859-869","source":"Taylor and Francis+NEJM","title":"Determinants of Mobile Wallet Intentions to Use: The Mental Cost Perspective","title-short":"Determinants of Mobile Wallet Intentions to Use","volume":"35","author":[{"family":"Chatterjee","given":"Debmallya"},{"family":"Bolar","given":"Kartikeya","non-dropping-particle":"and"}],"issued":{"date-parts":[["2019",6,15]]}}}],"schema":"https://github.com/citation-style-language/schema/raw/master/csl-citation.json"} </w:instrText>
      </w:r>
      <w:r w:rsidR="00504C6E" w:rsidRPr="00000C01">
        <w:rPr>
          <w:rFonts w:ascii="Times New Roman" w:hAnsi="Times New Roman" w:cs="Times New Roman"/>
        </w:rPr>
        <w:fldChar w:fldCharType="separate"/>
      </w:r>
      <w:r w:rsidR="00504C6E" w:rsidRPr="00000C01">
        <w:rPr>
          <w:rFonts w:ascii="Times New Roman" w:hAnsi="Times New Roman" w:cs="Times New Roman"/>
          <w:lang w:val="en-GB"/>
        </w:rPr>
        <w:t>(Chatterjee and and Bolar, 2019)</w:t>
      </w:r>
      <w:r w:rsidR="00504C6E" w:rsidRPr="00000C01">
        <w:rPr>
          <w:rFonts w:ascii="Times New Roman" w:hAnsi="Times New Roman" w:cs="Times New Roman"/>
        </w:rPr>
        <w:fldChar w:fldCharType="end"/>
      </w:r>
      <w:r w:rsidR="00504C6E" w:rsidRPr="00000C01">
        <w:rPr>
          <w:rFonts w:ascii="Times New Roman" w:hAnsi="Times New Roman" w:cs="Times New Roman"/>
          <w:lang w:val="en-GB"/>
        </w:rPr>
        <w:t xml:space="preserve">. </w:t>
      </w:r>
      <w:r w:rsidR="00E5225A">
        <w:rPr>
          <w:rFonts w:ascii="Times New Roman" w:hAnsi="Times New Roman" w:cs="Times New Roman"/>
          <w:lang w:val="en-GB"/>
        </w:rPr>
        <w:t>The</w:t>
      </w:r>
      <w:r w:rsidR="0095023A">
        <w:rPr>
          <w:rFonts w:ascii="Times New Roman" w:hAnsi="Times New Roman" w:cs="Times New Roman"/>
          <w:lang w:val="en-GB"/>
        </w:rPr>
        <w:t xml:space="preserve"> stressful event</w:t>
      </w:r>
      <w:r w:rsidR="00E5225A">
        <w:rPr>
          <w:rFonts w:ascii="Times New Roman" w:hAnsi="Times New Roman" w:cs="Times New Roman"/>
          <w:lang w:val="en-GB"/>
        </w:rPr>
        <w:t>s considered are having damages to the gear</w:t>
      </w:r>
      <w:r w:rsidR="0095023A">
        <w:rPr>
          <w:rFonts w:ascii="Times New Roman" w:hAnsi="Times New Roman" w:cs="Times New Roman"/>
          <w:lang w:val="en-GB"/>
        </w:rPr>
        <w:t xml:space="preserve">, being </w:t>
      </w:r>
      <w:proofErr w:type="spellStart"/>
      <w:r w:rsidR="0095023A">
        <w:rPr>
          <w:rFonts w:ascii="Times New Roman" w:hAnsi="Times New Roman" w:cs="Times New Roman"/>
          <w:lang w:val="en-GB"/>
        </w:rPr>
        <w:t>injuried</w:t>
      </w:r>
      <w:proofErr w:type="spellEnd"/>
      <w:r w:rsidR="0095023A">
        <w:rPr>
          <w:rFonts w:ascii="Times New Roman" w:hAnsi="Times New Roman" w:cs="Times New Roman"/>
          <w:lang w:val="en-GB"/>
        </w:rPr>
        <w:t>,</w:t>
      </w:r>
      <w:r w:rsidR="00E5225A">
        <w:rPr>
          <w:rFonts w:ascii="Times New Roman" w:hAnsi="Times New Roman" w:cs="Times New Roman"/>
          <w:lang w:val="en-GB"/>
        </w:rPr>
        <w:t xml:space="preserve"> being the catch in poor condition.</w:t>
      </w:r>
      <w:r w:rsidR="0095023A">
        <w:rPr>
          <w:rFonts w:ascii="Times New Roman" w:hAnsi="Times New Roman" w:cs="Times New Roman"/>
          <w:lang w:val="en-GB"/>
        </w:rPr>
        <w:t xml:space="preserve"> </w:t>
      </w:r>
      <w:r w:rsidR="00E5225A">
        <w:rPr>
          <w:rFonts w:ascii="Times New Roman" w:hAnsi="Times New Roman" w:cs="Times New Roman"/>
          <w:lang w:val="en-GB"/>
        </w:rPr>
        <w:t>The CPT is filled with strategy M2, where the answers to Q21 a, b and c (stress) are used as weights.</w:t>
      </w:r>
    </w:p>
    <w:p w14:paraId="2E00E954" w14:textId="77777777" w:rsidR="00E5225A" w:rsidRPr="00E5225A" w:rsidRDefault="00E5225A" w:rsidP="00E5225A">
      <w:pPr>
        <w:jc w:val="both"/>
        <w:rPr>
          <w:rFonts w:ascii="Times New Roman" w:hAnsi="Times New Roman" w:cs="Times New Roman"/>
        </w:rPr>
      </w:pPr>
    </w:p>
    <w:p w14:paraId="1E14A49A" w14:textId="52F6B4D3" w:rsidR="009435AB" w:rsidRDefault="000E6316" w:rsidP="00A54784">
      <w:pPr>
        <w:pStyle w:val="ListParagraph"/>
        <w:numPr>
          <w:ilvl w:val="0"/>
          <w:numId w:val="7"/>
        </w:numPr>
        <w:jc w:val="both"/>
        <w:rPr>
          <w:rFonts w:ascii="Times New Roman" w:hAnsi="Times New Roman" w:cs="Times New Roman"/>
          <w:lang w:val="en-GB"/>
        </w:rPr>
      </w:pPr>
      <w:r>
        <w:rPr>
          <w:rFonts w:ascii="Times New Roman" w:hAnsi="Times New Roman" w:cs="Times New Roman"/>
          <w:b/>
          <w:bCs/>
          <w:color w:val="000000" w:themeColor="text1"/>
          <w:lang w:val="en-GB"/>
        </w:rPr>
        <w:lastRenderedPageBreak/>
        <w:t>Fishing</w:t>
      </w:r>
      <w:r w:rsidR="00EB089E" w:rsidRPr="00000C01">
        <w:rPr>
          <w:rFonts w:ascii="Times New Roman" w:hAnsi="Times New Roman" w:cs="Times New Roman"/>
          <w:b/>
          <w:bCs/>
          <w:color w:val="000000" w:themeColor="text1"/>
          <w:lang w:val="en-GB"/>
        </w:rPr>
        <w:t xml:space="preserve"> cost</w:t>
      </w:r>
      <w:r w:rsidR="00EB089E" w:rsidRPr="00000C01">
        <w:rPr>
          <w:rFonts w:ascii="Times New Roman" w:hAnsi="Times New Roman" w:cs="Times New Roman"/>
          <w:color w:val="000000" w:themeColor="text1"/>
          <w:lang w:val="en-GB"/>
        </w:rPr>
        <w:t xml:space="preserve">: </w:t>
      </w:r>
      <w:r w:rsidR="009435AB" w:rsidRPr="00000C01">
        <w:rPr>
          <w:rFonts w:ascii="Times New Roman" w:hAnsi="Times New Roman" w:cs="Times New Roman"/>
          <w:color w:val="000000" w:themeColor="text1"/>
          <w:lang w:val="en-GB"/>
        </w:rPr>
        <w:t xml:space="preserve">a summary of </w:t>
      </w:r>
      <w:r w:rsidR="009435AB" w:rsidRPr="00000C01">
        <w:rPr>
          <w:rFonts w:ascii="Times New Roman" w:hAnsi="Times New Roman" w:cs="Times New Roman"/>
          <w:lang w:val="en-GB"/>
        </w:rPr>
        <w:t xml:space="preserve">the extra expected </w:t>
      </w:r>
      <w:del w:id="31" w:author="Anna Gårdmark" w:date="2025-11-03T17:33:00Z" w16du:dateUtc="2025-11-03T16:33:00Z">
        <w:r w:rsidR="009435AB" w:rsidRPr="00000C01" w:rsidDel="00BC7BC1">
          <w:rPr>
            <w:rFonts w:ascii="Times New Roman" w:hAnsi="Times New Roman" w:cs="Times New Roman"/>
            <w:lang w:val="en-GB"/>
          </w:rPr>
          <w:delText>price range</w:delText>
        </w:r>
      </w:del>
      <w:ins w:id="32" w:author="Anna Gårdmark" w:date="2025-11-03T17:33:00Z" w16du:dateUtc="2025-11-03T16:33:00Z">
        <w:r w:rsidR="00BC7BC1">
          <w:rPr>
            <w:rFonts w:ascii="Times New Roman" w:hAnsi="Times New Roman" w:cs="Times New Roman"/>
            <w:lang w:val="en-GB"/>
          </w:rPr>
          <w:t>costs</w:t>
        </w:r>
      </w:ins>
      <w:r w:rsidR="009435AB" w:rsidRPr="00000C01">
        <w:rPr>
          <w:rFonts w:ascii="Times New Roman" w:hAnsi="Times New Roman" w:cs="Times New Roman"/>
          <w:lang w:val="en-GB"/>
        </w:rPr>
        <w:t xml:space="preserve"> to reach the fishing grounds, to implement maintenance</w:t>
      </w:r>
      <w:r w:rsidR="002D1425">
        <w:rPr>
          <w:rFonts w:ascii="Times New Roman" w:hAnsi="Times New Roman" w:cs="Times New Roman"/>
          <w:lang w:val="en-GB"/>
        </w:rPr>
        <w:t xml:space="preserve"> (after or before the event to adapt to increased risk hazard)</w:t>
      </w:r>
      <w:r w:rsidR="00022B43">
        <w:rPr>
          <w:rFonts w:ascii="Times New Roman" w:hAnsi="Times New Roman" w:cs="Times New Roman"/>
          <w:lang w:val="en-GB"/>
        </w:rPr>
        <w:t>,</w:t>
      </w:r>
      <w:ins w:id="33" w:author="Anna Gårdmark" w:date="2025-11-03T17:33:00Z" w16du:dateUtc="2025-11-03T16:33:00Z">
        <w:r w:rsidR="00BC7BC1">
          <w:rPr>
            <w:rFonts w:ascii="Times New Roman" w:hAnsi="Times New Roman" w:cs="Times New Roman"/>
            <w:lang w:val="en-GB"/>
          </w:rPr>
          <w:t xml:space="preserve"> and/or</w:t>
        </w:r>
      </w:ins>
      <w:r w:rsidR="009435AB" w:rsidRPr="00000C01">
        <w:rPr>
          <w:rFonts w:ascii="Times New Roman" w:hAnsi="Times New Roman" w:cs="Times New Roman"/>
          <w:lang w:val="en-GB"/>
        </w:rPr>
        <w:t xml:space="preserve"> to replace the fishing gear. </w:t>
      </w:r>
      <w:r w:rsidR="00910D20">
        <w:rPr>
          <w:rFonts w:ascii="Times New Roman" w:hAnsi="Times New Roman" w:cs="Times New Roman"/>
          <w:lang w:val="en-GB"/>
        </w:rPr>
        <w:t xml:space="preserve">This is under revision </w:t>
      </w:r>
      <w:commentRangeStart w:id="34"/>
      <w:r w:rsidR="00910D20">
        <w:rPr>
          <w:rFonts w:ascii="Times New Roman" w:hAnsi="Times New Roman" w:cs="Times New Roman"/>
          <w:lang w:val="en-GB"/>
        </w:rPr>
        <w:t>(looking for values in literature)</w:t>
      </w:r>
      <w:r w:rsidR="00C91BAC">
        <w:rPr>
          <w:rFonts w:ascii="Times New Roman" w:hAnsi="Times New Roman" w:cs="Times New Roman"/>
          <w:lang w:val="en-GB"/>
        </w:rPr>
        <w:t>.</w:t>
      </w:r>
      <w:commentRangeEnd w:id="34"/>
      <w:r w:rsidR="00BC7BC1">
        <w:rPr>
          <w:rStyle w:val="CommentReference"/>
          <w:lang w:val="en-GB"/>
        </w:rPr>
        <w:commentReference w:id="34"/>
      </w:r>
    </w:p>
    <w:p w14:paraId="21454BA7" w14:textId="77777777" w:rsidR="0087785B" w:rsidRDefault="0087785B" w:rsidP="0087785B">
      <w:pPr>
        <w:pStyle w:val="ListParagraph"/>
        <w:rPr>
          <w:rFonts w:ascii="Times New Roman" w:hAnsi="Times New Roman" w:cs="Times New Roman"/>
          <w:lang w:val="en-GB"/>
        </w:rPr>
      </w:pPr>
    </w:p>
    <w:p w14:paraId="29D46249" w14:textId="77777777" w:rsidR="003E020D" w:rsidRPr="00F27910" w:rsidRDefault="003E020D" w:rsidP="00F8358E">
      <w:pPr>
        <w:rPr>
          <w:rFonts w:ascii="Times New Roman" w:hAnsi="Times New Roman" w:cs="Times New Roman"/>
          <w:sz w:val="22"/>
          <w:szCs w:val="22"/>
        </w:rPr>
      </w:pPr>
    </w:p>
    <w:p w14:paraId="1F4B28EB" w14:textId="5F35ECD0" w:rsidR="00E9395C" w:rsidRPr="009E4643" w:rsidRDefault="003E020D">
      <w:pPr>
        <w:rPr>
          <w:rFonts w:ascii="Times New Roman" w:eastAsiaTheme="majorEastAsia" w:hAnsi="Times New Roman" w:cs="Times New Roman"/>
          <w:b/>
          <w:bCs/>
          <w:color w:val="000000" w:themeColor="text1"/>
          <w:sz w:val="32"/>
          <w:szCs w:val="32"/>
        </w:rPr>
      </w:pPr>
      <w:r w:rsidRPr="009E4643">
        <w:rPr>
          <w:rFonts w:ascii="Times New Roman" w:eastAsiaTheme="majorEastAsia" w:hAnsi="Times New Roman" w:cs="Times New Roman"/>
          <w:b/>
          <w:bCs/>
          <w:color w:val="000000" w:themeColor="text1"/>
          <w:sz w:val="32"/>
          <w:szCs w:val="32"/>
        </w:rPr>
        <w:t>References</w:t>
      </w:r>
    </w:p>
    <w:p w14:paraId="590CC9FE" w14:textId="77777777" w:rsidR="00D527A7" w:rsidRPr="00D527A7" w:rsidRDefault="00BA4F5F" w:rsidP="00D527A7">
      <w:pPr>
        <w:pStyle w:val="Bibliography"/>
        <w:rPr>
          <w:rFonts w:ascii="Times New Roman" w:hAnsi="Times New Roman" w:cs="Times New Roman"/>
        </w:rPr>
      </w:pPr>
      <w:r>
        <w:fldChar w:fldCharType="begin"/>
      </w:r>
      <w:r>
        <w:instrText xml:space="preserve"> ADDIN ZOTERO_BIBL {"uncited":[],"omitted":[],"custom":[]} CSL_BIBLIOGRAPHY </w:instrText>
      </w:r>
      <w:r>
        <w:fldChar w:fldCharType="separate"/>
      </w:r>
      <w:r w:rsidR="00D527A7" w:rsidRPr="00D527A7">
        <w:rPr>
          <w:rFonts w:ascii="Times New Roman" w:hAnsi="Times New Roman" w:cs="Times New Roman"/>
        </w:rPr>
        <w:t>Boonstra, W. J., Birnbaum, S., and Björkvik, E. 2017. The quality of compliance: investigating fishers’ responses towards regulation and authorities. Fish and Fisheries, 18: 682–697. John Wiley &amp; Sons, Ltd.</w:t>
      </w:r>
    </w:p>
    <w:p w14:paraId="5AAE0AAF" w14:textId="77777777" w:rsidR="00D527A7" w:rsidRPr="00D527A7" w:rsidRDefault="00D527A7" w:rsidP="00D527A7">
      <w:pPr>
        <w:pStyle w:val="Bibliography"/>
        <w:rPr>
          <w:rFonts w:ascii="Times New Roman" w:hAnsi="Times New Roman" w:cs="Times New Roman"/>
        </w:rPr>
      </w:pPr>
      <w:r w:rsidRPr="00D527A7">
        <w:rPr>
          <w:rFonts w:ascii="Times New Roman" w:hAnsi="Times New Roman" w:cs="Times New Roman"/>
        </w:rPr>
        <w:t>Chatterjee, D., and and Bolar, K. 2019. Determinants of Mobile Wallet Intentions to Use: The Mental Cost Perspective. International Journal of Human–Computer Interaction, 35: 859–869. Taylor &amp; Francis.</w:t>
      </w:r>
    </w:p>
    <w:p w14:paraId="61DCCD9D" w14:textId="77777777" w:rsidR="00D527A7" w:rsidRPr="00D527A7" w:rsidRDefault="00D527A7" w:rsidP="00D527A7">
      <w:pPr>
        <w:pStyle w:val="Bibliography"/>
        <w:rPr>
          <w:rFonts w:ascii="Times New Roman" w:hAnsi="Times New Roman" w:cs="Times New Roman"/>
        </w:rPr>
      </w:pPr>
      <w:r w:rsidRPr="00D527A7">
        <w:rPr>
          <w:rFonts w:ascii="Times New Roman" w:hAnsi="Times New Roman" w:cs="Times New Roman"/>
        </w:rPr>
        <w:t>Fenton, N. E., Neil, M., and Caballero, J. G. 2007. Using Ranked Nodes to Model Qualitative Judgments in Bayesian Networks. IEEE Transactions on Knowledge and Data Engineering, 19: 1420–1432.</w:t>
      </w:r>
    </w:p>
    <w:p w14:paraId="6EC8EB68" w14:textId="77777777" w:rsidR="00D527A7" w:rsidRPr="00D527A7" w:rsidRDefault="00D527A7" w:rsidP="00D527A7">
      <w:pPr>
        <w:pStyle w:val="Bibliography"/>
        <w:rPr>
          <w:rFonts w:ascii="Times New Roman" w:hAnsi="Times New Roman" w:cs="Times New Roman"/>
        </w:rPr>
      </w:pPr>
      <w:r w:rsidRPr="00D527A7">
        <w:rPr>
          <w:rFonts w:ascii="Times New Roman" w:hAnsi="Times New Roman" w:cs="Times New Roman"/>
        </w:rPr>
        <w:t xml:space="preserve">Green, K. M., Selgrath, J. C., Frawley, T. H., Oestreich, W. K., Mansfield, E. J., Urteaga, J., Swanson, S. S., </w:t>
      </w:r>
      <w:r w:rsidRPr="00D527A7">
        <w:rPr>
          <w:rFonts w:ascii="Times New Roman" w:hAnsi="Times New Roman" w:cs="Times New Roman"/>
          <w:i/>
          <w:iCs/>
        </w:rPr>
        <w:t>et al.</w:t>
      </w:r>
      <w:r w:rsidRPr="00D527A7">
        <w:rPr>
          <w:rFonts w:ascii="Times New Roman" w:hAnsi="Times New Roman" w:cs="Times New Roman"/>
        </w:rPr>
        <w:t xml:space="preserve"> 2021. How adaptive capacity shapes the Adapt, React, Cope response to climate impacts: insights from small-scale fisheries. Climatic Change, 164: 15.</w:t>
      </w:r>
    </w:p>
    <w:p w14:paraId="2CFBD9C9" w14:textId="77777777" w:rsidR="00D527A7" w:rsidRPr="00D527A7" w:rsidRDefault="00D527A7" w:rsidP="00D527A7">
      <w:pPr>
        <w:pStyle w:val="Bibliography"/>
        <w:rPr>
          <w:rFonts w:ascii="Times New Roman" w:hAnsi="Times New Roman" w:cs="Times New Roman"/>
        </w:rPr>
      </w:pPr>
      <w:r w:rsidRPr="00D527A7">
        <w:rPr>
          <w:rFonts w:ascii="Times New Roman" w:hAnsi="Times New Roman" w:cs="Times New Roman"/>
        </w:rPr>
        <w:t xml:space="preserve">Hobday, A. J., Alexander, L. V., Perkins, S. E., Smale, D. A., Straub, S. C., Oliver, E. C. J., Benthuysen, J. A., </w:t>
      </w:r>
      <w:r w:rsidRPr="00D527A7">
        <w:rPr>
          <w:rFonts w:ascii="Times New Roman" w:hAnsi="Times New Roman" w:cs="Times New Roman"/>
          <w:i/>
          <w:iCs/>
        </w:rPr>
        <w:t>et al.</w:t>
      </w:r>
      <w:r w:rsidRPr="00D527A7">
        <w:rPr>
          <w:rFonts w:ascii="Times New Roman" w:hAnsi="Times New Roman" w:cs="Times New Roman"/>
        </w:rPr>
        <w:t xml:space="preserve"> 2016. A hierarchical approach to defining marine heatwaves. Progress in Oceanography, 141: 227–238.</w:t>
      </w:r>
    </w:p>
    <w:p w14:paraId="54DEC82A" w14:textId="77777777" w:rsidR="00D527A7" w:rsidRPr="00D527A7" w:rsidRDefault="00D527A7" w:rsidP="00D527A7">
      <w:pPr>
        <w:pStyle w:val="Bibliography"/>
        <w:rPr>
          <w:rFonts w:ascii="Times New Roman" w:hAnsi="Times New Roman" w:cs="Times New Roman"/>
        </w:rPr>
      </w:pPr>
      <w:r w:rsidRPr="00D527A7">
        <w:rPr>
          <w:rFonts w:ascii="Times New Roman" w:hAnsi="Times New Roman" w:cs="Times New Roman"/>
        </w:rPr>
        <w:t>ICES and WGBFAS. 2024. Baltic Fisheries Assessment Working Group (WGBFAS). ICES Scientific Reports. https://ices-library.figshare.com/articles/report/Baltic_Fisheries_Assessment_Working_Group_WGBFAS_/25764978 (Accessed 11 April 2025).</w:t>
      </w:r>
    </w:p>
    <w:p w14:paraId="7DEA543C" w14:textId="1107517E" w:rsidR="00BA4F5F" w:rsidRPr="00285670" w:rsidRDefault="00BA4F5F">
      <w:pPr>
        <w:rPr>
          <w:rFonts w:ascii="Times New Roman" w:hAnsi="Times New Roman" w:cs="Times New Roman"/>
        </w:rPr>
      </w:pPr>
      <w:r>
        <w:rPr>
          <w:rFonts w:ascii="Times New Roman" w:hAnsi="Times New Roman" w:cs="Times New Roman"/>
        </w:rPr>
        <w:fldChar w:fldCharType="end"/>
      </w:r>
    </w:p>
    <w:sectPr w:rsidR="00BA4F5F" w:rsidRPr="00285670">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Enrico Nicola Armelloni" w:date="2025-11-02T16:58:00Z" w:initials="EA">
    <w:p w14:paraId="01963A42" w14:textId="77777777" w:rsidR="00AB1B15" w:rsidRDefault="00AB1B15" w:rsidP="00AB1B15">
      <w:pPr>
        <w:pStyle w:val="CommentText"/>
      </w:pPr>
      <w:r>
        <w:rPr>
          <w:rStyle w:val="CommentReference"/>
        </w:rPr>
        <w:annotationRef/>
      </w:r>
      <w:r>
        <w:t>This will contain all the network. The rest needs to be updated before being shared</w:t>
      </w:r>
    </w:p>
  </w:comment>
  <w:comment w:id="7" w:author="Anna Gårdmark" w:date="2025-11-03T17:12:00Z" w:initials="AG">
    <w:p w14:paraId="37CE0E16" w14:textId="77777777" w:rsidR="009874B0" w:rsidRDefault="009874B0" w:rsidP="009874B0">
      <w:pPr>
        <w:pStyle w:val="CommentText"/>
      </w:pPr>
      <w:r>
        <w:rPr>
          <w:rStyle w:val="CommentReference"/>
        </w:rPr>
        <w:annotationRef/>
      </w:r>
      <w:r>
        <w:t>It’s not clear to me how you go from Fig 3 to table 5</w:t>
      </w:r>
    </w:p>
  </w:comment>
  <w:comment w:id="9" w:author="Enrico Nicola Armelloni" w:date="2025-06-27T18:34:00Z" w:initials="EA">
    <w:p w14:paraId="08AC0827" w14:textId="32021B32" w:rsidR="00EE1818" w:rsidRDefault="00EE1818" w:rsidP="00EE1818">
      <w:pPr>
        <w:pStyle w:val="CommentText"/>
      </w:pPr>
      <w:r>
        <w:rPr>
          <w:rStyle w:val="CommentReference"/>
        </w:rPr>
        <w:annotationRef/>
      </w:r>
      <w:r>
        <w:t>The list of events was further reduced to only consider the extremes. The ice coverage and ice status was removed</w:t>
      </w:r>
    </w:p>
  </w:comment>
  <w:comment w:id="10" w:author="Anna Gårdmark" w:date="2025-11-03T17:15:00Z" w:initials="AG">
    <w:p w14:paraId="246B5C2A" w14:textId="77777777" w:rsidR="00623F95" w:rsidRDefault="00623F95" w:rsidP="00623F95">
      <w:pPr>
        <w:pStyle w:val="CommentText"/>
      </w:pPr>
      <w:r>
        <w:rPr>
          <w:rStyle w:val="CommentReference"/>
        </w:rPr>
        <w:annotationRef/>
      </w:r>
      <w:r>
        <w:t>Would be helpful with a different layout for node names (as they are regular words) to avoid confusion</w:t>
      </w:r>
    </w:p>
  </w:comment>
  <w:comment w:id="11" w:author="Anna Gårdmark" w:date="2025-11-03T17:17:00Z" w:initials="AG">
    <w:p w14:paraId="69F3CBA3" w14:textId="77777777" w:rsidR="00623F95" w:rsidRDefault="00623F95" w:rsidP="00623F95">
      <w:pPr>
        <w:pStyle w:val="CommentText"/>
      </w:pPr>
      <w:r>
        <w:rPr>
          <w:rStyle w:val="CommentReference"/>
        </w:rPr>
        <w:annotationRef/>
      </w:r>
      <w:r>
        <w:t>See comment in the main text doc; let’s consider another terminology for the coastal commercial fishers</w:t>
      </w:r>
    </w:p>
  </w:comment>
  <w:comment w:id="12" w:author="Anna Gårdmark" w:date="2025-11-03T17:19:00Z" w:initials="AG">
    <w:p w14:paraId="2281DDDF" w14:textId="77777777" w:rsidR="00623F95" w:rsidRDefault="00623F95" w:rsidP="00623F95">
      <w:pPr>
        <w:pStyle w:val="CommentText"/>
      </w:pPr>
      <w:r>
        <w:rPr>
          <w:rStyle w:val="CommentReference"/>
        </w:rPr>
        <w:annotationRef/>
      </w:r>
      <w:r>
        <w:t>These are sometimes called subsistence fishers</w:t>
      </w:r>
    </w:p>
  </w:comment>
  <w:comment w:id="13" w:author="Anna Gårdmark" w:date="2025-11-03T17:20:00Z" w:initials="AG">
    <w:p w14:paraId="082CB71C" w14:textId="77777777" w:rsidR="00623F95" w:rsidRDefault="00623F95" w:rsidP="00623F95">
      <w:pPr>
        <w:pStyle w:val="CommentText"/>
      </w:pPr>
      <w:r>
        <w:rPr>
          <w:rStyle w:val="CommentReference"/>
        </w:rPr>
        <w:annotationRef/>
      </w:r>
      <w:r>
        <w:t>I don’t get this, sorry.</w:t>
      </w:r>
    </w:p>
  </w:comment>
  <w:comment w:id="14" w:author="Anna Gårdmark" w:date="2025-11-03T17:20:00Z" w:initials="AG">
    <w:p w14:paraId="525C8C47" w14:textId="77777777" w:rsidR="00623F95" w:rsidRDefault="00623F95" w:rsidP="00623F95">
      <w:pPr>
        <w:pStyle w:val="CommentText"/>
      </w:pPr>
      <w:r>
        <w:rPr>
          <w:rStyle w:val="CommentReference"/>
        </w:rPr>
        <w:annotationRef/>
      </w:r>
      <w:r>
        <w:t>Agreed that this was a priority</w:t>
      </w:r>
    </w:p>
  </w:comment>
  <w:comment w:id="16" w:author="Anna Gårdmark" w:date="2025-11-03T17:21:00Z" w:initials="AG">
    <w:p w14:paraId="3329CEEA" w14:textId="77777777" w:rsidR="00623F95" w:rsidRDefault="00623F95" w:rsidP="00623F95">
      <w:pPr>
        <w:pStyle w:val="CommentText"/>
      </w:pPr>
      <w:r>
        <w:rPr>
          <w:rStyle w:val="CommentReference"/>
        </w:rPr>
        <w:annotationRef/>
      </w:r>
      <w:r>
        <w:t>Pls check the whole text and repace fishermen with fishers</w:t>
      </w:r>
    </w:p>
  </w:comment>
  <w:comment w:id="18" w:author="Anna Gårdmark" w:date="2025-11-03T17:22:00Z" w:initials="AG">
    <w:p w14:paraId="6FCBD32B" w14:textId="77777777" w:rsidR="00623F95" w:rsidRDefault="00623F95" w:rsidP="00623F95">
      <w:pPr>
        <w:pStyle w:val="CommentText"/>
      </w:pPr>
      <w:r>
        <w:rPr>
          <w:rStyle w:val="CommentReference"/>
        </w:rPr>
        <w:annotationRef/>
      </w:r>
      <w:r>
        <w:t>Also use the gender neutral ’they’ and ’their’</w:t>
      </w:r>
    </w:p>
  </w:comment>
  <w:comment w:id="19" w:author="Anna Gårdmark" w:date="2025-11-03T17:22:00Z" w:initials="AG">
    <w:p w14:paraId="26DA15F9" w14:textId="77777777" w:rsidR="00623F95" w:rsidRDefault="00623F95" w:rsidP="00623F95">
      <w:pPr>
        <w:pStyle w:val="CommentText"/>
      </w:pPr>
      <w:r>
        <w:rPr>
          <w:rStyle w:val="CommentReference"/>
        </w:rPr>
        <w:annotationRef/>
      </w:r>
      <w:r>
        <w:t>I don’t follow, sorry</w:t>
      </w:r>
    </w:p>
  </w:comment>
  <w:comment w:id="20" w:author="Anna Gårdmark" w:date="2025-11-03T17:24:00Z" w:initials="AG">
    <w:p w14:paraId="5F8E70F1" w14:textId="77777777" w:rsidR="00C07B63" w:rsidRDefault="00C07B63" w:rsidP="00C07B63">
      <w:pPr>
        <w:pStyle w:val="CommentText"/>
      </w:pPr>
      <w:r>
        <w:rPr>
          <w:rStyle w:val="CommentReference"/>
        </w:rPr>
        <w:annotationRef/>
      </w:r>
      <w:r>
        <w:t xml:space="preserve">I don’t follow here either; suggest you write direct form (We did this…) instead of indirect (It was done….), that may help. </w:t>
      </w:r>
    </w:p>
  </w:comment>
  <w:comment w:id="21" w:author="Anna Gårdmark" w:date="2025-11-03T17:24:00Z" w:initials="AG">
    <w:p w14:paraId="54A40A93" w14:textId="77777777" w:rsidR="00C07B63" w:rsidRDefault="00C07B63" w:rsidP="00C07B63">
      <w:pPr>
        <w:pStyle w:val="CommentText"/>
      </w:pPr>
      <w:r>
        <w:rPr>
          <w:rStyle w:val="CommentReference"/>
        </w:rPr>
        <w:annotationRef/>
      </w:r>
      <w:r>
        <w:t>To represent what?</w:t>
      </w:r>
    </w:p>
  </w:comment>
  <w:comment w:id="23" w:author="Anna Gårdmark" w:date="2025-11-03T17:27:00Z" w:initials="AG">
    <w:p w14:paraId="3026678F" w14:textId="77777777" w:rsidR="00C07B63" w:rsidRDefault="00C07B63" w:rsidP="00C07B63">
      <w:pPr>
        <w:pStyle w:val="CommentText"/>
      </w:pPr>
      <w:r>
        <w:rPr>
          <w:rStyle w:val="CommentReference"/>
        </w:rPr>
        <w:annotationRef/>
      </w:r>
      <w:r>
        <w:t>Do you mean those that work or those that do not?</w:t>
      </w:r>
    </w:p>
  </w:comment>
  <w:comment w:id="22" w:author="Enrico Nicola Armelloni" w:date="2025-11-02T12:17:00Z" w:initials="EA">
    <w:p w14:paraId="07EB9AE5" w14:textId="445C76A7" w:rsidR="00DF2C81" w:rsidRDefault="00DF2C81" w:rsidP="00DF2C81">
      <w:pPr>
        <w:pStyle w:val="CommentText"/>
      </w:pPr>
      <w:r>
        <w:rPr>
          <w:rStyle w:val="CommentReference"/>
        </w:rPr>
        <w:annotationRef/>
      </w:r>
      <w:r>
        <w:t>I will implement here probability based on question cope condition</w:t>
      </w:r>
    </w:p>
  </w:comment>
  <w:comment w:id="24" w:author="Anna Gårdmark" w:date="2025-11-03T17:29:00Z" w:initials="AG">
    <w:p w14:paraId="0A011A9A" w14:textId="77777777" w:rsidR="00C07B63" w:rsidRDefault="00C07B63" w:rsidP="00C07B63">
      <w:pPr>
        <w:pStyle w:val="CommentText"/>
      </w:pPr>
      <w:r>
        <w:rPr>
          <w:rStyle w:val="CommentReference"/>
        </w:rPr>
        <w:annotationRef/>
      </w:r>
      <w:r>
        <w:t>Do we have answers that indicates something else?</w:t>
      </w:r>
    </w:p>
  </w:comment>
  <w:comment w:id="30" w:author="Anna Gårdmark" w:date="2025-11-03T17:32:00Z" w:initials="AG">
    <w:p w14:paraId="5D8C417A" w14:textId="77777777" w:rsidR="00C07B63" w:rsidRDefault="00C07B63" w:rsidP="00C07B63">
      <w:pPr>
        <w:pStyle w:val="CommentText"/>
      </w:pPr>
      <w:r>
        <w:rPr>
          <w:rStyle w:val="CommentReference"/>
        </w:rPr>
        <w:annotationRef/>
      </w:r>
      <w:r>
        <w:t>I don’t get what you’re trying to say here?</w:t>
      </w:r>
    </w:p>
  </w:comment>
  <w:comment w:id="34" w:author="Anna Gårdmark" w:date="2025-11-03T17:34:00Z" w:initials="AG">
    <w:p w14:paraId="21A64210" w14:textId="77777777" w:rsidR="00BC7BC1" w:rsidRDefault="00BC7BC1" w:rsidP="00BC7BC1">
      <w:pPr>
        <w:pStyle w:val="CommentText"/>
      </w:pPr>
      <w:r>
        <w:rPr>
          <w:rStyle w:val="CommentReference"/>
        </w:rPr>
        <w:annotationRef/>
      </w:r>
      <w:r>
        <w:t>What was Staffan’s argument for not using the answers the users themselves gave?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963A42" w15:done="0"/>
  <w15:commentEx w15:paraId="37CE0E16" w15:done="0"/>
  <w15:commentEx w15:paraId="08AC0827" w15:done="1"/>
  <w15:commentEx w15:paraId="246B5C2A" w15:done="1"/>
  <w15:commentEx w15:paraId="69F3CBA3" w15:done="1"/>
  <w15:commentEx w15:paraId="2281DDDF" w15:done="1"/>
  <w15:commentEx w15:paraId="082CB71C" w15:done="0"/>
  <w15:commentEx w15:paraId="525C8C47" w15:done="0"/>
  <w15:commentEx w15:paraId="3329CEEA" w15:done="0"/>
  <w15:commentEx w15:paraId="6FCBD32B" w15:done="0"/>
  <w15:commentEx w15:paraId="26DA15F9" w15:done="0"/>
  <w15:commentEx w15:paraId="5F8E70F1" w15:done="0"/>
  <w15:commentEx w15:paraId="54A40A93" w15:done="0"/>
  <w15:commentEx w15:paraId="3026678F" w15:done="0"/>
  <w15:commentEx w15:paraId="07EB9AE5" w15:done="0"/>
  <w15:commentEx w15:paraId="0A011A9A" w15:done="0"/>
  <w15:commentEx w15:paraId="5D8C417A" w15:done="0"/>
  <w15:commentEx w15:paraId="21A6421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523D88E" w16cex:dateUtc="2025-11-02T15:58:00Z"/>
  <w16cex:commentExtensible w16cex:durableId="6BA6C800" w16cex:dateUtc="2025-11-03T16:12:00Z"/>
  <w16cex:commentExtensible w16cex:durableId="645DEC9C" w16cex:dateUtc="2025-06-27T16:34:00Z"/>
  <w16cex:commentExtensible w16cex:durableId="0C50FF52" w16cex:dateUtc="2025-11-03T16:15:00Z"/>
  <w16cex:commentExtensible w16cex:durableId="773E774F" w16cex:dateUtc="2025-11-03T16:17:00Z"/>
  <w16cex:commentExtensible w16cex:durableId="505A0A4C" w16cex:dateUtc="2025-11-03T16:19:00Z"/>
  <w16cex:commentExtensible w16cex:durableId="3391666C" w16cex:dateUtc="2025-11-03T16:20:00Z"/>
  <w16cex:commentExtensible w16cex:durableId="2692CAF3" w16cex:dateUtc="2025-11-03T16:20:00Z"/>
  <w16cex:commentExtensible w16cex:durableId="1B87317C" w16cex:dateUtc="2025-11-03T16:21:00Z">
    <w16cex:extLst>
      <w16:ext w16:uri="{CE6994B0-6A32-4C9F-8C6B-6E91EDA988CE}">
        <cr:reactions xmlns:cr="http://schemas.microsoft.com/office/comments/2020/reactions">
          <cr:reaction reactionType="1">
            <cr:reactionInfo dateUtc="2025-11-12T08:35:04Z">
              <cr:user userId="S::enrico.armelloni@slu.se::6643312a-f239-4e28-a8ba-eb2dde7d0cec" userProvider="AD" userName="Enrico Nicola Armelloni"/>
            </cr:reactionInfo>
          </cr:reaction>
        </cr:reactions>
      </w16:ext>
    </w16cex:extLst>
  </w16cex:commentExtensible>
  <w16cex:commentExtensible w16cex:durableId="42586BEE" w16cex:dateUtc="2025-11-03T16:22:00Z"/>
  <w16cex:commentExtensible w16cex:durableId="19B56DE9" w16cex:dateUtc="2025-11-03T16:22:00Z"/>
  <w16cex:commentExtensible w16cex:durableId="6DD070E2" w16cex:dateUtc="2025-11-03T16:24:00Z"/>
  <w16cex:commentExtensible w16cex:durableId="7E54FBFE" w16cex:dateUtc="2025-11-03T16:24:00Z"/>
  <w16cex:commentExtensible w16cex:durableId="5332B8C7" w16cex:dateUtc="2025-11-03T16:27:00Z"/>
  <w16cex:commentExtensible w16cex:durableId="14A60329" w16cex:dateUtc="2025-11-02T11:17:00Z"/>
  <w16cex:commentExtensible w16cex:durableId="28922488" w16cex:dateUtc="2025-11-03T16:29:00Z"/>
  <w16cex:commentExtensible w16cex:durableId="535F249D" w16cex:dateUtc="2025-11-03T16:32:00Z"/>
  <w16cex:commentExtensible w16cex:durableId="6DB7C48A" w16cex:dateUtc="2025-11-03T16: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963A42" w16cid:durableId="7523D88E"/>
  <w16cid:commentId w16cid:paraId="37CE0E16" w16cid:durableId="6BA6C800"/>
  <w16cid:commentId w16cid:paraId="08AC0827" w16cid:durableId="645DEC9C"/>
  <w16cid:commentId w16cid:paraId="246B5C2A" w16cid:durableId="0C50FF52"/>
  <w16cid:commentId w16cid:paraId="69F3CBA3" w16cid:durableId="773E774F"/>
  <w16cid:commentId w16cid:paraId="2281DDDF" w16cid:durableId="505A0A4C"/>
  <w16cid:commentId w16cid:paraId="082CB71C" w16cid:durableId="3391666C"/>
  <w16cid:commentId w16cid:paraId="525C8C47" w16cid:durableId="2692CAF3"/>
  <w16cid:commentId w16cid:paraId="3329CEEA" w16cid:durableId="1B87317C"/>
  <w16cid:commentId w16cid:paraId="6FCBD32B" w16cid:durableId="42586BEE"/>
  <w16cid:commentId w16cid:paraId="26DA15F9" w16cid:durableId="19B56DE9"/>
  <w16cid:commentId w16cid:paraId="5F8E70F1" w16cid:durableId="6DD070E2"/>
  <w16cid:commentId w16cid:paraId="54A40A93" w16cid:durableId="7E54FBFE"/>
  <w16cid:commentId w16cid:paraId="3026678F" w16cid:durableId="5332B8C7"/>
  <w16cid:commentId w16cid:paraId="07EB9AE5" w16cid:durableId="14A60329"/>
  <w16cid:commentId w16cid:paraId="0A011A9A" w16cid:durableId="28922488"/>
  <w16cid:commentId w16cid:paraId="5D8C417A" w16cid:durableId="535F249D"/>
  <w16cid:commentId w16cid:paraId="21A64210" w16cid:durableId="6DB7C48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3B58"/>
    <w:multiLevelType w:val="hybridMultilevel"/>
    <w:tmpl w:val="B202A1E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05F66501"/>
    <w:multiLevelType w:val="hybridMultilevel"/>
    <w:tmpl w:val="09A42C2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0F4336D7"/>
    <w:multiLevelType w:val="hybridMultilevel"/>
    <w:tmpl w:val="27960F1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101E1016"/>
    <w:multiLevelType w:val="hybridMultilevel"/>
    <w:tmpl w:val="DB9EF710"/>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11756C96"/>
    <w:multiLevelType w:val="hybridMultilevel"/>
    <w:tmpl w:val="EB16410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188E3F8D"/>
    <w:multiLevelType w:val="hybridMultilevel"/>
    <w:tmpl w:val="77F8F49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2B6E6943"/>
    <w:multiLevelType w:val="hybridMultilevel"/>
    <w:tmpl w:val="EF24CFBA"/>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7" w15:restartNumberingAfterBreak="0">
    <w:nsid w:val="2B784F2F"/>
    <w:multiLevelType w:val="hybridMultilevel"/>
    <w:tmpl w:val="02023DB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45324C53"/>
    <w:multiLevelType w:val="hybridMultilevel"/>
    <w:tmpl w:val="BFF25CF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4A8065EE"/>
    <w:multiLevelType w:val="hybridMultilevel"/>
    <w:tmpl w:val="3DDA3DA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4CA63A83"/>
    <w:multiLevelType w:val="hybridMultilevel"/>
    <w:tmpl w:val="085E3D8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4E665E0E"/>
    <w:multiLevelType w:val="hybridMultilevel"/>
    <w:tmpl w:val="F1CA604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4FEA10AD"/>
    <w:multiLevelType w:val="hybridMultilevel"/>
    <w:tmpl w:val="9E2446F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730A1BF3"/>
    <w:multiLevelType w:val="hybridMultilevel"/>
    <w:tmpl w:val="D3A0467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73746E27"/>
    <w:multiLevelType w:val="hybridMultilevel"/>
    <w:tmpl w:val="25DA9CA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799D47B8"/>
    <w:multiLevelType w:val="hybridMultilevel"/>
    <w:tmpl w:val="3E70B47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246110846">
    <w:abstractNumId w:val="6"/>
  </w:num>
  <w:num w:numId="2" w16cid:durableId="103040168">
    <w:abstractNumId w:val="7"/>
  </w:num>
  <w:num w:numId="3" w16cid:durableId="1261835965">
    <w:abstractNumId w:val="0"/>
  </w:num>
  <w:num w:numId="4" w16cid:durableId="1636639197">
    <w:abstractNumId w:val="10"/>
  </w:num>
  <w:num w:numId="5" w16cid:durableId="702824083">
    <w:abstractNumId w:val="11"/>
  </w:num>
  <w:num w:numId="6" w16cid:durableId="117337285">
    <w:abstractNumId w:val="4"/>
  </w:num>
  <w:num w:numId="7" w16cid:durableId="204565649">
    <w:abstractNumId w:val="12"/>
  </w:num>
  <w:num w:numId="8" w16cid:durableId="931663448">
    <w:abstractNumId w:val="1"/>
  </w:num>
  <w:num w:numId="9" w16cid:durableId="1632976525">
    <w:abstractNumId w:val="15"/>
  </w:num>
  <w:num w:numId="10" w16cid:durableId="1301300575">
    <w:abstractNumId w:val="5"/>
  </w:num>
  <w:num w:numId="11" w16cid:durableId="1367364318">
    <w:abstractNumId w:val="9"/>
  </w:num>
  <w:num w:numId="12" w16cid:durableId="737820215">
    <w:abstractNumId w:val="3"/>
  </w:num>
  <w:num w:numId="13" w16cid:durableId="951715589">
    <w:abstractNumId w:val="13"/>
  </w:num>
  <w:num w:numId="14" w16cid:durableId="1486818015">
    <w:abstractNumId w:val="8"/>
  </w:num>
  <w:num w:numId="15" w16cid:durableId="837768934">
    <w:abstractNumId w:val="2"/>
  </w:num>
  <w:num w:numId="16" w16cid:durableId="1056781257">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nrico Nicola Armelloni">
    <w15:presenceInfo w15:providerId="AD" w15:userId="S::enrico.armelloni@slu.se::6643312a-f239-4e28-a8ba-eb2dde7d0cec"/>
  </w15:person>
  <w15:person w15:author="Anna Gårdmark">
    <w15:presenceInfo w15:providerId="AD" w15:userId="S::anna.gardmark@slu.se::5da02c49-2e4e-41db-af8f-110b41dbcda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3E9"/>
    <w:rsid w:val="00000204"/>
    <w:rsid w:val="00000C01"/>
    <w:rsid w:val="000059DE"/>
    <w:rsid w:val="00006929"/>
    <w:rsid w:val="00014A4E"/>
    <w:rsid w:val="00017383"/>
    <w:rsid w:val="00020700"/>
    <w:rsid w:val="00020FBD"/>
    <w:rsid w:val="000218A8"/>
    <w:rsid w:val="00021ABA"/>
    <w:rsid w:val="00022B43"/>
    <w:rsid w:val="00025DCD"/>
    <w:rsid w:val="0002704C"/>
    <w:rsid w:val="00030BEC"/>
    <w:rsid w:val="000351AC"/>
    <w:rsid w:val="000400C8"/>
    <w:rsid w:val="000407E4"/>
    <w:rsid w:val="000423D6"/>
    <w:rsid w:val="0005168E"/>
    <w:rsid w:val="0005678D"/>
    <w:rsid w:val="00062C97"/>
    <w:rsid w:val="00064A48"/>
    <w:rsid w:val="000766D0"/>
    <w:rsid w:val="00076C6A"/>
    <w:rsid w:val="00080835"/>
    <w:rsid w:val="0008312C"/>
    <w:rsid w:val="00083C71"/>
    <w:rsid w:val="0008464C"/>
    <w:rsid w:val="000854CB"/>
    <w:rsid w:val="00090906"/>
    <w:rsid w:val="00093FB4"/>
    <w:rsid w:val="000A003C"/>
    <w:rsid w:val="000A22A8"/>
    <w:rsid w:val="000A6049"/>
    <w:rsid w:val="000A6B7E"/>
    <w:rsid w:val="000B2A7D"/>
    <w:rsid w:val="000B5170"/>
    <w:rsid w:val="000B5EC4"/>
    <w:rsid w:val="000C0D01"/>
    <w:rsid w:val="000C15A4"/>
    <w:rsid w:val="000C27F5"/>
    <w:rsid w:val="000C338E"/>
    <w:rsid w:val="000C50A6"/>
    <w:rsid w:val="000D1EE0"/>
    <w:rsid w:val="000D744A"/>
    <w:rsid w:val="000E0C61"/>
    <w:rsid w:val="000E28FA"/>
    <w:rsid w:val="000E2AC3"/>
    <w:rsid w:val="000E39E7"/>
    <w:rsid w:val="000E6316"/>
    <w:rsid w:val="000E6F63"/>
    <w:rsid w:val="000F5801"/>
    <w:rsid w:val="001024CC"/>
    <w:rsid w:val="00107513"/>
    <w:rsid w:val="001109A8"/>
    <w:rsid w:val="00110E66"/>
    <w:rsid w:val="00115D63"/>
    <w:rsid w:val="00117D76"/>
    <w:rsid w:val="001234E1"/>
    <w:rsid w:val="001236A7"/>
    <w:rsid w:val="00124200"/>
    <w:rsid w:val="001267D0"/>
    <w:rsid w:val="00132AC9"/>
    <w:rsid w:val="00133ADA"/>
    <w:rsid w:val="00137035"/>
    <w:rsid w:val="001376E6"/>
    <w:rsid w:val="00137CCC"/>
    <w:rsid w:val="00152437"/>
    <w:rsid w:val="00153932"/>
    <w:rsid w:val="00154A08"/>
    <w:rsid w:val="00163A1F"/>
    <w:rsid w:val="00164707"/>
    <w:rsid w:val="0016701E"/>
    <w:rsid w:val="001674F9"/>
    <w:rsid w:val="00170987"/>
    <w:rsid w:val="00171F86"/>
    <w:rsid w:val="00181752"/>
    <w:rsid w:val="001826A3"/>
    <w:rsid w:val="00182A61"/>
    <w:rsid w:val="0018334F"/>
    <w:rsid w:val="00184475"/>
    <w:rsid w:val="00187974"/>
    <w:rsid w:val="00190E2B"/>
    <w:rsid w:val="00191DD6"/>
    <w:rsid w:val="00193204"/>
    <w:rsid w:val="00195E8A"/>
    <w:rsid w:val="001A7333"/>
    <w:rsid w:val="001D29A6"/>
    <w:rsid w:val="001D62FF"/>
    <w:rsid w:val="001E51D8"/>
    <w:rsid w:val="001F0628"/>
    <w:rsid w:val="001F3A8F"/>
    <w:rsid w:val="001F48A8"/>
    <w:rsid w:val="001F753D"/>
    <w:rsid w:val="002131E5"/>
    <w:rsid w:val="00220498"/>
    <w:rsid w:val="002216AD"/>
    <w:rsid w:val="00222C55"/>
    <w:rsid w:val="00227592"/>
    <w:rsid w:val="00234C6B"/>
    <w:rsid w:val="0024199A"/>
    <w:rsid w:val="00241C79"/>
    <w:rsid w:val="00243C80"/>
    <w:rsid w:val="00256FCA"/>
    <w:rsid w:val="00267A89"/>
    <w:rsid w:val="00274563"/>
    <w:rsid w:val="002750F5"/>
    <w:rsid w:val="0028018E"/>
    <w:rsid w:val="00285670"/>
    <w:rsid w:val="002918FC"/>
    <w:rsid w:val="00294CC7"/>
    <w:rsid w:val="002A4C3B"/>
    <w:rsid w:val="002A5F7A"/>
    <w:rsid w:val="002B1DB6"/>
    <w:rsid w:val="002B604E"/>
    <w:rsid w:val="002C1504"/>
    <w:rsid w:val="002C227D"/>
    <w:rsid w:val="002C28E6"/>
    <w:rsid w:val="002C393E"/>
    <w:rsid w:val="002D1425"/>
    <w:rsid w:val="002D30BF"/>
    <w:rsid w:val="002D7C0F"/>
    <w:rsid w:val="002D7D66"/>
    <w:rsid w:val="002E2E9E"/>
    <w:rsid w:val="002E44D0"/>
    <w:rsid w:val="002E5A2F"/>
    <w:rsid w:val="002E7191"/>
    <w:rsid w:val="002F545B"/>
    <w:rsid w:val="00301490"/>
    <w:rsid w:val="00306E5F"/>
    <w:rsid w:val="00310272"/>
    <w:rsid w:val="003164C6"/>
    <w:rsid w:val="00321831"/>
    <w:rsid w:val="00321930"/>
    <w:rsid w:val="00323E76"/>
    <w:rsid w:val="00325308"/>
    <w:rsid w:val="00327A97"/>
    <w:rsid w:val="0033178B"/>
    <w:rsid w:val="00331818"/>
    <w:rsid w:val="003349BF"/>
    <w:rsid w:val="00335BC3"/>
    <w:rsid w:val="00336404"/>
    <w:rsid w:val="003532AA"/>
    <w:rsid w:val="00356960"/>
    <w:rsid w:val="00356DAF"/>
    <w:rsid w:val="00360120"/>
    <w:rsid w:val="00366AA5"/>
    <w:rsid w:val="00376F9A"/>
    <w:rsid w:val="0039084C"/>
    <w:rsid w:val="00392C43"/>
    <w:rsid w:val="00394734"/>
    <w:rsid w:val="00397527"/>
    <w:rsid w:val="003A0243"/>
    <w:rsid w:val="003A64DC"/>
    <w:rsid w:val="003A6A55"/>
    <w:rsid w:val="003A72EB"/>
    <w:rsid w:val="003B1BED"/>
    <w:rsid w:val="003C5964"/>
    <w:rsid w:val="003D0C7A"/>
    <w:rsid w:val="003E020D"/>
    <w:rsid w:val="003E1AA7"/>
    <w:rsid w:val="003E1C46"/>
    <w:rsid w:val="003F0C01"/>
    <w:rsid w:val="003F2C9D"/>
    <w:rsid w:val="003F3311"/>
    <w:rsid w:val="003F71CA"/>
    <w:rsid w:val="00401B9B"/>
    <w:rsid w:val="00406A50"/>
    <w:rsid w:val="0041299C"/>
    <w:rsid w:val="00413905"/>
    <w:rsid w:val="00424050"/>
    <w:rsid w:val="00424BA9"/>
    <w:rsid w:val="004251A7"/>
    <w:rsid w:val="004303CC"/>
    <w:rsid w:val="004320D0"/>
    <w:rsid w:val="00432439"/>
    <w:rsid w:val="0043253F"/>
    <w:rsid w:val="00436FF6"/>
    <w:rsid w:val="004424BD"/>
    <w:rsid w:val="00443D74"/>
    <w:rsid w:val="00455589"/>
    <w:rsid w:val="00456901"/>
    <w:rsid w:val="00460A5C"/>
    <w:rsid w:val="00464E53"/>
    <w:rsid w:val="0047382E"/>
    <w:rsid w:val="00474A43"/>
    <w:rsid w:val="00482313"/>
    <w:rsid w:val="00485051"/>
    <w:rsid w:val="00491F8E"/>
    <w:rsid w:val="00492A18"/>
    <w:rsid w:val="00495BA3"/>
    <w:rsid w:val="004A309D"/>
    <w:rsid w:val="004A3D5E"/>
    <w:rsid w:val="004A42B3"/>
    <w:rsid w:val="004B47F1"/>
    <w:rsid w:val="004B5CDB"/>
    <w:rsid w:val="004B72E2"/>
    <w:rsid w:val="004B737B"/>
    <w:rsid w:val="004B74CF"/>
    <w:rsid w:val="004C33C7"/>
    <w:rsid w:val="004C5B6C"/>
    <w:rsid w:val="004C7511"/>
    <w:rsid w:val="004E0B64"/>
    <w:rsid w:val="004E2053"/>
    <w:rsid w:val="004E208C"/>
    <w:rsid w:val="004E2498"/>
    <w:rsid w:val="004E3439"/>
    <w:rsid w:val="004E7EB2"/>
    <w:rsid w:val="004F30BC"/>
    <w:rsid w:val="004F5E6B"/>
    <w:rsid w:val="00500C98"/>
    <w:rsid w:val="0050325B"/>
    <w:rsid w:val="00503C14"/>
    <w:rsid w:val="00504C6E"/>
    <w:rsid w:val="00505CA0"/>
    <w:rsid w:val="00506389"/>
    <w:rsid w:val="00511F6D"/>
    <w:rsid w:val="00517EA7"/>
    <w:rsid w:val="005203F7"/>
    <w:rsid w:val="005204BB"/>
    <w:rsid w:val="005211D6"/>
    <w:rsid w:val="005212BE"/>
    <w:rsid w:val="00545667"/>
    <w:rsid w:val="00545D2B"/>
    <w:rsid w:val="00562D53"/>
    <w:rsid w:val="005643A7"/>
    <w:rsid w:val="0057528E"/>
    <w:rsid w:val="005807A3"/>
    <w:rsid w:val="00590A81"/>
    <w:rsid w:val="00595069"/>
    <w:rsid w:val="005A0418"/>
    <w:rsid w:val="005A45DC"/>
    <w:rsid w:val="005B077C"/>
    <w:rsid w:val="005B1FAA"/>
    <w:rsid w:val="005B3D9D"/>
    <w:rsid w:val="005B6140"/>
    <w:rsid w:val="005C45EB"/>
    <w:rsid w:val="005D0D5A"/>
    <w:rsid w:val="005D59F3"/>
    <w:rsid w:val="005E3F38"/>
    <w:rsid w:val="005E4E81"/>
    <w:rsid w:val="005F16BA"/>
    <w:rsid w:val="005F4D88"/>
    <w:rsid w:val="006021A9"/>
    <w:rsid w:val="00603972"/>
    <w:rsid w:val="00604340"/>
    <w:rsid w:val="00611653"/>
    <w:rsid w:val="00616236"/>
    <w:rsid w:val="00616920"/>
    <w:rsid w:val="00623F47"/>
    <w:rsid w:val="00623F95"/>
    <w:rsid w:val="00634FB1"/>
    <w:rsid w:val="00635D28"/>
    <w:rsid w:val="00635DA8"/>
    <w:rsid w:val="006426F8"/>
    <w:rsid w:val="00642A80"/>
    <w:rsid w:val="006438F4"/>
    <w:rsid w:val="00647EDB"/>
    <w:rsid w:val="00660AFA"/>
    <w:rsid w:val="0066455D"/>
    <w:rsid w:val="00665BCD"/>
    <w:rsid w:val="00676DDF"/>
    <w:rsid w:val="006838E4"/>
    <w:rsid w:val="0068739E"/>
    <w:rsid w:val="00687626"/>
    <w:rsid w:val="00687E4D"/>
    <w:rsid w:val="00690CF8"/>
    <w:rsid w:val="0069235F"/>
    <w:rsid w:val="006A42AD"/>
    <w:rsid w:val="006B303D"/>
    <w:rsid w:val="006C5AED"/>
    <w:rsid w:val="006D03E9"/>
    <w:rsid w:val="006D4BBD"/>
    <w:rsid w:val="006D74ED"/>
    <w:rsid w:val="006E2E51"/>
    <w:rsid w:val="006E3015"/>
    <w:rsid w:val="006E4EB5"/>
    <w:rsid w:val="006F31F4"/>
    <w:rsid w:val="006F736B"/>
    <w:rsid w:val="00706D4B"/>
    <w:rsid w:val="00706F2C"/>
    <w:rsid w:val="007118EF"/>
    <w:rsid w:val="00713DE6"/>
    <w:rsid w:val="007267B2"/>
    <w:rsid w:val="00726B8A"/>
    <w:rsid w:val="00733805"/>
    <w:rsid w:val="00734C0A"/>
    <w:rsid w:val="00735090"/>
    <w:rsid w:val="00737B7A"/>
    <w:rsid w:val="00740B1E"/>
    <w:rsid w:val="00741F99"/>
    <w:rsid w:val="0074466A"/>
    <w:rsid w:val="00745F9C"/>
    <w:rsid w:val="00754389"/>
    <w:rsid w:val="00755F44"/>
    <w:rsid w:val="0075629F"/>
    <w:rsid w:val="00756755"/>
    <w:rsid w:val="007606BA"/>
    <w:rsid w:val="00761560"/>
    <w:rsid w:val="0076331B"/>
    <w:rsid w:val="00770925"/>
    <w:rsid w:val="00770DC2"/>
    <w:rsid w:val="00772147"/>
    <w:rsid w:val="0078336C"/>
    <w:rsid w:val="0078407F"/>
    <w:rsid w:val="007900CB"/>
    <w:rsid w:val="0079078F"/>
    <w:rsid w:val="00792DD2"/>
    <w:rsid w:val="00794522"/>
    <w:rsid w:val="0079500E"/>
    <w:rsid w:val="007A1923"/>
    <w:rsid w:val="007A2CAD"/>
    <w:rsid w:val="007A67D5"/>
    <w:rsid w:val="007A70E7"/>
    <w:rsid w:val="007B20D4"/>
    <w:rsid w:val="007B23D3"/>
    <w:rsid w:val="007C0518"/>
    <w:rsid w:val="007C673F"/>
    <w:rsid w:val="007C6840"/>
    <w:rsid w:val="007D0E77"/>
    <w:rsid w:val="007D1D70"/>
    <w:rsid w:val="007E000E"/>
    <w:rsid w:val="007E02A8"/>
    <w:rsid w:val="007F464B"/>
    <w:rsid w:val="008042A6"/>
    <w:rsid w:val="00810C49"/>
    <w:rsid w:val="00817F74"/>
    <w:rsid w:val="008209A6"/>
    <w:rsid w:val="00824F75"/>
    <w:rsid w:val="00824FD8"/>
    <w:rsid w:val="00825190"/>
    <w:rsid w:val="008442EF"/>
    <w:rsid w:val="0084612C"/>
    <w:rsid w:val="00850B5C"/>
    <w:rsid w:val="008520A4"/>
    <w:rsid w:val="00853AF4"/>
    <w:rsid w:val="00864624"/>
    <w:rsid w:val="0087785B"/>
    <w:rsid w:val="00895A6C"/>
    <w:rsid w:val="008A519B"/>
    <w:rsid w:val="008A5797"/>
    <w:rsid w:val="008A7D87"/>
    <w:rsid w:val="008B688C"/>
    <w:rsid w:val="008B787B"/>
    <w:rsid w:val="008C345D"/>
    <w:rsid w:val="008C6CC7"/>
    <w:rsid w:val="008D319C"/>
    <w:rsid w:val="008D3FE3"/>
    <w:rsid w:val="008E4F2F"/>
    <w:rsid w:val="008F36D8"/>
    <w:rsid w:val="008F38B3"/>
    <w:rsid w:val="009043FE"/>
    <w:rsid w:val="00910D20"/>
    <w:rsid w:val="00911653"/>
    <w:rsid w:val="00915076"/>
    <w:rsid w:val="009233B2"/>
    <w:rsid w:val="009263F1"/>
    <w:rsid w:val="009322D6"/>
    <w:rsid w:val="00932E6C"/>
    <w:rsid w:val="00933B57"/>
    <w:rsid w:val="009435AB"/>
    <w:rsid w:val="00947B38"/>
    <w:rsid w:val="0095023A"/>
    <w:rsid w:val="009616FA"/>
    <w:rsid w:val="009648B0"/>
    <w:rsid w:val="00965432"/>
    <w:rsid w:val="00980601"/>
    <w:rsid w:val="00980AFF"/>
    <w:rsid w:val="00986C64"/>
    <w:rsid w:val="009874B0"/>
    <w:rsid w:val="00995249"/>
    <w:rsid w:val="00996A83"/>
    <w:rsid w:val="009977D2"/>
    <w:rsid w:val="009A1F2B"/>
    <w:rsid w:val="009A7C4A"/>
    <w:rsid w:val="009B069F"/>
    <w:rsid w:val="009B4B8F"/>
    <w:rsid w:val="009B6006"/>
    <w:rsid w:val="009B6077"/>
    <w:rsid w:val="009C0D13"/>
    <w:rsid w:val="009C7EBE"/>
    <w:rsid w:val="009E12D2"/>
    <w:rsid w:val="009E27D0"/>
    <w:rsid w:val="009E37ED"/>
    <w:rsid w:val="009E4643"/>
    <w:rsid w:val="009F2BC4"/>
    <w:rsid w:val="009F499E"/>
    <w:rsid w:val="00A01468"/>
    <w:rsid w:val="00A1566A"/>
    <w:rsid w:val="00A1730C"/>
    <w:rsid w:val="00A23E39"/>
    <w:rsid w:val="00A309EA"/>
    <w:rsid w:val="00A32D7C"/>
    <w:rsid w:val="00A331A8"/>
    <w:rsid w:val="00A43739"/>
    <w:rsid w:val="00A44AF3"/>
    <w:rsid w:val="00A50C05"/>
    <w:rsid w:val="00A5289C"/>
    <w:rsid w:val="00A54784"/>
    <w:rsid w:val="00A548CE"/>
    <w:rsid w:val="00A5746A"/>
    <w:rsid w:val="00A60EDC"/>
    <w:rsid w:val="00A6164A"/>
    <w:rsid w:val="00A67DBE"/>
    <w:rsid w:val="00A73C1C"/>
    <w:rsid w:val="00A75B10"/>
    <w:rsid w:val="00A77A8B"/>
    <w:rsid w:val="00A807BE"/>
    <w:rsid w:val="00A8083D"/>
    <w:rsid w:val="00A82121"/>
    <w:rsid w:val="00A83879"/>
    <w:rsid w:val="00A86076"/>
    <w:rsid w:val="00A87009"/>
    <w:rsid w:val="00A87D2E"/>
    <w:rsid w:val="00AA6965"/>
    <w:rsid w:val="00AB1B15"/>
    <w:rsid w:val="00AB7F19"/>
    <w:rsid w:val="00AB7FDB"/>
    <w:rsid w:val="00AC1778"/>
    <w:rsid w:val="00AD6288"/>
    <w:rsid w:val="00AD7A0C"/>
    <w:rsid w:val="00AE0484"/>
    <w:rsid w:val="00AF35C9"/>
    <w:rsid w:val="00AF3A2C"/>
    <w:rsid w:val="00AF5FE2"/>
    <w:rsid w:val="00B01153"/>
    <w:rsid w:val="00B0330E"/>
    <w:rsid w:val="00B10ED1"/>
    <w:rsid w:val="00B15D54"/>
    <w:rsid w:val="00B16475"/>
    <w:rsid w:val="00B25AAA"/>
    <w:rsid w:val="00B26BA8"/>
    <w:rsid w:val="00B312C2"/>
    <w:rsid w:val="00B32243"/>
    <w:rsid w:val="00B40540"/>
    <w:rsid w:val="00B41941"/>
    <w:rsid w:val="00B46B91"/>
    <w:rsid w:val="00B525A3"/>
    <w:rsid w:val="00B604CD"/>
    <w:rsid w:val="00B62A42"/>
    <w:rsid w:val="00B646A5"/>
    <w:rsid w:val="00B6473C"/>
    <w:rsid w:val="00B66E79"/>
    <w:rsid w:val="00B74B88"/>
    <w:rsid w:val="00B94F97"/>
    <w:rsid w:val="00B95BC6"/>
    <w:rsid w:val="00B96AD9"/>
    <w:rsid w:val="00BA4F5F"/>
    <w:rsid w:val="00BA528F"/>
    <w:rsid w:val="00BA5845"/>
    <w:rsid w:val="00BA7CD9"/>
    <w:rsid w:val="00BB0D80"/>
    <w:rsid w:val="00BB17E2"/>
    <w:rsid w:val="00BB2D9E"/>
    <w:rsid w:val="00BC7BC1"/>
    <w:rsid w:val="00BD1554"/>
    <w:rsid w:val="00BD453E"/>
    <w:rsid w:val="00BD52F9"/>
    <w:rsid w:val="00BD7036"/>
    <w:rsid w:val="00BD7706"/>
    <w:rsid w:val="00BE0665"/>
    <w:rsid w:val="00BE6AA9"/>
    <w:rsid w:val="00BF50E3"/>
    <w:rsid w:val="00C07B63"/>
    <w:rsid w:val="00C12B53"/>
    <w:rsid w:val="00C133A0"/>
    <w:rsid w:val="00C17669"/>
    <w:rsid w:val="00C21425"/>
    <w:rsid w:val="00C23A24"/>
    <w:rsid w:val="00C34A97"/>
    <w:rsid w:val="00C34B2E"/>
    <w:rsid w:val="00C354D7"/>
    <w:rsid w:val="00C4159C"/>
    <w:rsid w:val="00C4208C"/>
    <w:rsid w:val="00C47D27"/>
    <w:rsid w:val="00C54E9B"/>
    <w:rsid w:val="00C60A93"/>
    <w:rsid w:val="00C60C8B"/>
    <w:rsid w:val="00C62BD5"/>
    <w:rsid w:val="00C66029"/>
    <w:rsid w:val="00C70796"/>
    <w:rsid w:val="00C8595C"/>
    <w:rsid w:val="00C86A9E"/>
    <w:rsid w:val="00C91BAC"/>
    <w:rsid w:val="00C92010"/>
    <w:rsid w:val="00CA0244"/>
    <w:rsid w:val="00CA3A43"/>
    <w:rsid w:val="00CA5B4C"/>
    <w:rsid w:val="00CA6486"/>
    <w:rsid w:val="00CA7406"/>
    <w:rsid w:val="00CB36E9"/>
    <w:rsid w:val="00CC0D1E"/>
    <w:rsid w:val="00CC3469"/>
    <w:rsid w:val="00CD420E"/>
    <w:rsid w:val="00CD4BE3"/>
    <w:rsid w:val="00CD7DF2"/>
    <w:rsid w:val="00CE1B79"/>
    <w:rsid w:val="00CF3591"/>
    <w:rsid w:val="00CF44C2"/>
    <w:rsid w:val="00D03B3A"/>
    <w:rsid w:val="00D0709C"/>
    <w:rsid w:val="00D12693"/>
    <w:rsid w:val="00D17E36"/>
    <w:rsid w:val="00D17FB7"/>
    <w:rsid w:val="00D22A24"/>
    <w:rsid w:val="00D335F1"/>
    <w:rsid w:val="00D4013F"/>
    <w:rsid w:val="00D42CDB"/>
    <w:rsid w:val="00D527A7"/>
    <w:rsid w:val="00D53DB2"/>
    <w:rsid w:val="00D53FDF"/>
    <w:rsid w:val="00D600E5"/>
    <w:rsid w:val="00D618E2"/>
    <w:rsid w:val="00D72B82"/>
    <w:rsid w:val="00D75DEB"/>
    <w:rsid w:val="00D8166D"/>
    <w:rsid w:val="00D83F42"/>
    <w:rsid w:val="00D851B1"/>
    <w:rsid w:val="00D949AC"/>
    <w:rsid w:val="00DA497D"/>
    <w:rsid w:val="00DA5E20"/>
    <w:rsid w:val="00DA7093"/>
    <w:rsid w:val="00DB0A50"/>
    <w:rsid w:val="00DB6985"/>
    <w:rsid w:val="00DB748D"/>
    <w:rsid w:val="00DC1F6D"/>
    <w:rsid w:val="00DC770F"/>
    <w:rsid w:val="00DD49F7"/>
    <w:rsid w:val="00DE4ACC"/>
    <w:rsid w:val="00DF1831"/>
    <w:rsid w:val="00DF2C81"/>
    <w:rsid w:val="00DF3F60"/>
    <w:rsid w:val="00DF6AD5"/>
    <w:rsid w:val="00E05F73"/>
    <w:rsid w:val="00E07139"/>
    <w:rsid w:val="00E1016D"/>
    <w:rsid w:val="00E11AB2"/>
    <w:rsid w:val="00E21915"/>
    <w:rsid w:val="00E22A5E"/>
    <w:rsid w:val="00E30112"/>
    <w:rsid w:val="00E301E6"/>
    <w:rsid w:val="00E324E9"/>
    <w:rsid w:val="00E3282B"/>
    <w:rsid w:val="00E42F37"/>
    <w:rsid w:val="00E46052"/>
    <w:rsid w:val="00E51712"/>
    <w:rsid w:val="00E5225A"/>
    <w:rsid w:val="00E70526"/>
    <w:rsid w:val="00E71D50"/>
    <w:rsid w:val="00E73F62"/>
    <w:rsid w:val="00E76035"/>
    <w:rsid w:val="00E772AA"/>
    <w:rsid w:val="00E77D81"/>
    <w:rsid w:val="00E90566"/>
    <w:rsid w:val="00E9064F"/>
    <w:rsid w:val="00E908E2"/>
    <w:rsid w:val="00E9395C"/>
    <w:rsid w:val="00E96C69"/>
    <w:rsid w:val="00EA45B8"/>
    <w:rsid w:val="00EB089E"/>
    <w:rsid w:val="00EB1984"/>
    <w:rsid w:val="00EB5E5C"/>
    <w:rsid w:val="00EC18C1"/>
    <w:rsid w:val="00ED077C"/>
    <w:rsid w:val="00ED69B9"/>
    <w:rsid w:val="00ED7A5E"/>
    <w:rsid w:val="00EE0344"/>
    <w:rsid w:val="00EE1818"/>
    <w:rsid w:val="00EE48D3"/>
    <w:rsid w:val="00EE6829"/>
    <w:rsid w:val="00EE75E4"/>
    <w:rsid w:val="00EF09CA"/>
    <w:rsid w:val="00EF1480"/>
    <w:rsid w:val="00EF6245"/>
    <w:rsid w:val="00EF7972"/>
    <w:rsid w:val="00F06ADB"/>
    <w:rsid w:val="00F27910"/>
    <w:rsid w:val="00F3159B"/>
    <w:rsid w:val="00F32CD2"/>
    <w:rsid w:val="00F33011"/>
    <w:rsid w:val="00F41CCA"/>
    <w:rsid w:val="00F429F1"/>
    <w:rsid w:val="00F46515"/>
    <w:rsid w:val="00F560FC"/>
    <w:rsid w:val="00F706F6"/>
    <w:rsid w:val="00F8049C"/>
    <w:rsid w:val="00F8358E"/>
    <w:rsid w:val="00F83D74"/>
    <w:rsid w:val="00F85104"/>
    <w:rsid w:val="00F8550E"/>
    <w:rsid w:val="00F868C5"/>
    <w:rsid w:val="00F95E6A"/>
    <w:rsid w:val="00FA36D7"/>
    <w:rsid w:val="00FA3F74"/>
    <w:rsid w:val="00FA7B90"/>
    <w:rsid w:val="00FB48B6"/>
    <w:rsid w:val="00FB7ABC"/>
    <w:rsid w:val="00FC6AFD"/>
    <w:rsid w:val="00FD2972"/>
    <w:rsid w:val="00FD725C"/>
    <w:rsid w:val="00FE28FB"/>
    <w:rsid w:val="00FE7723"/>
    <w:rsid w:val="00FF0812"/>
    <w:rsid w:val="00FF1274"/>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9BCDD"/>
  <w15:chartTrackingRefBased/>
  <w15:docId w15:val="{133B31DE-AB86-43E5-9E46-2F902C280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2A18"/>
    <w:rPr>
      <w:lang w:val="en-GB"/>
    </w:rPr>
  </w:style>
  <w:style w:type="paragraph" w:styleId="Heading1">
    <w:name w:val="heading 1"/>
    <w:basedOn w:val="Normal"/>
    <w:next w:val="Normal"/>
    <w:link w:val="Heading1Char"/>
    <w:uiPriority w:val="9"/>
    <w:qFormat/>
    <w:rsid w:val="006D03E9"/>
    <w:pPr>
      <w:keepNext/>
      <w:keepLines/>
      <w:spacing w:before="360" w:after="80"/>
      <w:outlineLvl w:val="0"/>
    </w:pPr>
    <w:rPr>
      <w:rFonts w:asciiTheme="majorHAnsi" w:eastAsiaTheme="majorEastAsia" w:hAnsiTheme="majorHAnsi" w:cstheme="majorBidi"/>
      <w:color w:val="0F4761" w:themeColor="accent1" w:themeShade="BF"/>
      <w:sz w:val="40"/>
      <w:szCs w:val="40"/>
      <w:lang w:val="sv-SE"/>
    </w:rPr>
  </w:style>
  <w:style w:type="paragraph" w:styleId="Heading2">
    <w:name w:val="heading 2"/>
    <w:basedOn w:val="Normal"/>
    <w:next w:val="Normal"/>
    <w:link w:val="Heading2Char"/>
    <w:uiPriority w:val="9"/>
    <w:unhideWhenUsed/>
    <w:qFormat/>
    <w:rsid w:val="006D03E9"/>
    <w:pPr>
      <w:keepNext/>
      <w:keepLines/>
      <w:spacing w:before="160" w:after="80"/>
      <w:outlineLvl w:val="1"/>
    </w:pPr>
    <w:rPr>
      <w:rFonts w:asciiTheme="majorHAnsi" w:eastAsiaTheme="majorEastAsia" w:hAnsiTheme="majorHAnsi" w:cstheme="majorBidi"/>
      <w:color w:val="0F4761" w:themeColor="accent1" w:themeShade="BF"/>
      <w:sz w:val="32"/>
      <w:szCs w:val="32"/>
      <w:lang w:val="sv-SE"/>
    </w:rPr>
  </w:style>
  <w:style w:type="paragraph" w:styleId="Heading3">
    <w:name w:val="heading 3"/>
    <w:basedOn w:val="Normal"/>
    <w:next w:val="Normal"/>
    <w:link w:val="Heading3Char"/>
    <w:uiPriority w:val="9"/>
    <w:semiHidden/>
    <w:unhideWhenUsed/>
    <w:qFormat/>
    <w:rsid w:val="006D03E9"/>
    <w:pPr>
      <w:keepNext/>
      <w:keepLines/>
      <w:spacing w:before="160" w:after="80"/>
      <w:outlineLvl w:val="2"/>
    </w:pPr>
    <w:rPr>
      <w:rFonts w:eastAsiaTheme="majorEastAsia" w:cstheme="majorBidi"/>
      <w:color w:val="0F4761" w:themeColor="accent1" w:themeShade="BF"/>
      <w:sz w:val="28"/>
      <w:szCs w:val="28"/>
      <w:lang w:val="sv-SE"/>
    </w:rPr>
  </w:style>
  <w:style w:type="paragraph" w:styleId="Heading4">
    <w:name w:val="heading 4"/>
    <w:basedOn w:val="Normal"/>
    <w:next w:val="Normal"/>
    <w:link w:val="Heading4Char"/>
    <w:uiPriority w:val="9"/>
    <w:semiHidden/>
    <w:unhideWhenUsed/>
    <w:qFormat/>
    <w:rsid w:val="006D03E9"/>
    <w:pPr>
      <w:keepNext/>
      <w:keepLines/>
      <w:spacing w:before="80" w:after="40"/>
      <w:outlineLvl w:val="3"/>
    </w:pPr>
    <w:rPr>
      <w:rFonts w:eastAsiaTheme="majorEastAsia" w:cstheme="majorBidi"/>
      <w:i/>
      <w:iCs/>
      <w:color w:val="0F4761" w:themeColor="accent1" w:themeShade="BF"/>
      <w:lang w:val="sv-SE"/>
    </w:rPr>
  </w:style>
  <w:style w:type="paragraph" w:styleId="Heading5">
    <w:name w:val="heading 5"/>
    <w:basedOn w:val="Normal"/>
    <w:next w:val="Normal"/>
    <w:link w:val="Heading5Char"/>
    <w:uiPriority w:val="9"/>
    <w:semiHidden/>
    <w:unhideWhenUsed/>
    <w:qFormat/>
    <w:rsid w:val="006D03E9"/>
    <w:pPr>
      <w:keepNext/>
      <w:keepLines/>
      <w:spacing w:before="80" w:after="40"/>
      <w:outlineLvl w:val="4"/>
    </w:pPr>
    <w:rPr>
      <w:rFonts w:eastAsiaTheme="majorEastAsia" w:cstheme="majorBidi"/>
      <w:color w:val="0F4761" w:themeColor="accent1" w:themeShade="BF"/>
      <w:lang w:val="sv-SE"/>
    </w:rPr>
  </w:style>
  <w:style w:type="paragraph" w:styleId="Heading6">
    <w:name w:val="heading 6"/>
    <w:basedOn w:val="Normal"/>
    <w:next w:val="Normal"/>
    <w:link w:val="Heading6Char"/>
    <w:uiPriority w:val="9"/>
    <w:semiHidden/>
    <w:unhideWhenUsed/>
    <w:qFormat/>
    <w:rsid w:val="006D03E9"/>
    <w:pPr>
      <w:keepNext/>
      <w:keepLines/>
      <w:spacing w:before="40" w:after="0"/>
      <w:outlineLvl w:val="5"/>
    </w:pPr>
    <w:rPr>
      <w:rFonts w:eastAsiaTheme="majorEastAsia" w:cstheme="majorBidi"/>
      <w:i/>
      <w:iCs/>
      <w:color w:val="595959" w:themeColor="text1" w:themeTint="A6"/>
      <w:lang w:val="sv-SE"/>
    </w:rPr>
  </w:style>
  <w:style w:type="paragraph" w:styleId="Heading7">
    <w:name w:val="heading 7"/>
    <w:basedOn w:val="Normal"/>
    <w:next w:val="Normal"/>
    <w:link w:val="Heading7Char"/>
    <w:uiPriority w:val="9"/>
    <w:semiHidden/>
    <w:unhideWhenUsed/>
    <w:qFormat/>
    <w:rsid w:val="006D03E9"/>
    <w:pPr>
      <w:keepNext/>
      <w:keepLines/>
      <w:spacing w:before="40" w:after="0"/>
      <w:outlineLvl w:val="6"/>
    </w:pPr>
    <w:rPr>
      <w:rFonts w:eastAsiaTheme="majorEastAsia" w:cstheme="majorBidi"/>
      <w:color w:val="595959" w:themeColor="text1" w:themeTint="A6"/>
      <w:lang w:val="sv-SE"/>
    </w:rPr>
  </w:style>
  <w:style w:type="paragraph" w:styleId="Heading8">
    <w:name w:val="heading 8"/>
    <w:basedOn w:val="Normal"/>
    <w:next w:val="Normal"/>
    <w:link w:val="Heading8Char"/>
    <w:uiPriority w:val="9"/>
    <w:semiHidden/>
    <w:unhideWhenUsed/>
    <w:qFormat/>
    <w:rsid w:val="006D03E9"/>
    <w:pPr>
      <w:keepNext/>
      <w:keepLines/>
      <w:spacing w:after="0"/>
      <w:outlineLvl w:val="7"/>
    </w:pPr>
    <w:rPr>
      <w:rFonts w:eastAsiaTheme="majorEastAsia" w:cstheme="majorBidi"/>
      <w:i/>
      <w:iCs/>
      <w:color w:val="272727" w:themeColor="text1" w:themeTint="D8"/>
      <w:lang w:val="sv-SE"/>
    </w:rPr>
  </w:style>
  <w:style w:type="paragraph" w:styleId="Heading9">
    <w:name w:val="heading 9"/>
    <w:basedOn w:val="Normal"/>
    <w:next w:val="Normal"/>
    <w:link w:val="Heading9Char"/>
    <w:uiPriority w:val="9"/>
    <w:semiHidden/>
    <w:unhideWhenUsed/>
    <w:qFormat/>
    <w:rsid w:val="006D03E9"/>
    <w:pPr>
      <w:keepNext/>
      <w:keepLines/>
      <w:spacing w:after="0"/>
      <w:outlineLvl w:val="8"/>
    </w:pPr>
    <w:rPr>
      <w:rFonts w:eastAsiaTheme="majorEastAsia" w:cstheme="majorBidi"/>
      <w:color w:val="272727" w:themeColor="text1" w:themeTint="D8"/>
      <w:lang w:val="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3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D03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03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03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03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03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03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03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03E9"/>
    <w:rPr>
      <w:rFonts w:eastAsiaTheme="majorEastAsia" w:cstheme="majorBidi"/>
      <w:color w:val="272727" w:themeColor="text1" w:themeTint="D8"/>
    </w:rPr>
  </w:style>
  <w:style w:type="paragraph" w:styleId="Title">
    <w:name w:val="Title"/>
    <w:basedOn w:val="Normal"/>
    <w:next w:val="Normal"/>
    <w:link w:val="TitleChar"/>
    <w:uiPriority w:val="10"/>
    <w:qFormat/>
    <w:rsid w:val="006D03E9"/>
    <w:pPr>
      <w:spacing w:after="80" w:line="240" w:lineRule="auto"/>
      <w:contextualSpacing/>
    </w:pPr>
    <w:rPr>
      <w:rFonts w:asciiTheme="majorHAnsi" w:eastAsiaTheme="majorEastAsia" w:hAnsiTheme="majorHAnsi" w:cstheme="majorBidi"/>
      <w:spacing w:val="-10"/>
      <w:kern w:val="28"/>
      <w:sz w:val="56"/>
      <w:szCs w:val="56"/>
      <w:lang w:val="sv-SE"/>
    </w:rPr>
  </w:style>
  <w:style w:type="character" w:customStyle="1" w:styleId="TitleChar">
    <w:name w:val="Title Char"/>
    <w:basedOn w:val="DefaultParagraphFont"/>
    <w:link w:val="Title"/>
    <w:uiPriority w:val="10"/>
    <w:rsid w:val="006D03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03E9"/>
    <w:pPr>
      <w:numPr>
        <w:ilvl w:val="1"/>
      </w:numPr>
    </w:pPr>
    <w:rPr>
      <w:rFonts w:eastAsiaTheme="majorEastAsia" w:cstheme="majorBidi"/>
      <w:color w:val="595959" w:themeColor="text1" w:themeTint="A6"/>
      <w:spacing w:val="15"/>
      <w:sz w:val="28"/>
      <w:szCs w:val="28"/>
      <w:lang w:val="sv-SE"/>
    </w:rPr>
  </w:style>
  <w:style w:type="character" w:customStyle="1" w:styleId="SubtitleChar">
    <w:name w:val="Subtitle Char"/>
    <w:basedOn w:val="DefaultParagraphFont"/>
    <w:link w:val="Subtitle"/>
    <w:uiPriority w:val="11"/>
    <w:rsid w:val="006D03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03E9"/>
    <w:pPr>
      <w:spacing w:before="160"/>
      <w:jc w:val="center"/>
    </w:pPr>
    <w:rPr>
      <w:i/>
      <w:iCs/>
      <w:color w:val="404040" w:themeColor="text1" w:themeTint="BF"/>
      <w:lang w:val="sv-SE"/>
    </w:rPr>
  </w:style>
  <w:style w:type="character" w:customStyle="1" w:styleId="QuoteChar">
    <w:name w:val="Quote Char"/>
    <w:basedOn w:val="DefaultParagraphFont"/>
    <w:link w:val="Quote"/>
    <w:uiPriority w:val="29"/>
    <w:rsid w:val="006D03E9"/>
    <w:rPr>
      <w:i/>
      <w:iCs/>
      <w:color w:val="404040" w:themeColor="text1" w:themeTint="BF"/>
    </w:rPr>
  </w:style>
  <w:style w:type="paragraph" w:styleId="ListParagraph">
    <w:name w:val="List Paragraph"/>
    <w:basedOn w:val="Normal"/>
    <w:uiPriority w:val="34"/>
    <w:qFormat/>
    <w:rsid w:val="006D03E9"/>
    <w:pPr>
      <w:ind w:left="720"/>
      <w:contextualSpacing/>
    </w:pPr>
    <w:rPr>
      <w:lang w:val="sv-SE"/>
    </w:rPr>
  </w:style>
  <w:style w:type="character" w:styleId="IntenseEmphasis">
    <w:name w:val="Intense Emphasis"/>
    <w:basedOn w:val="DefaultParagraphFont"/>
    <w:uiPriority w:val="21"/>
    <w:qFormat/>
    <w:rsid w:val="006D03E9"/>
    <w:rPr>
      <w:i/>
      <w:iCs/>
      <w:color w:val="0F4761" w:themeColor="accent1" w:themeShade="BF"/>
    </w:rPr>
  </w:style>
  <w:style w:type="paragraph" w:styleId="IntenseQuote">
    <w:name w:val="Intense Quote"/>
    <w:basedOn w:val="Normal"/>
    <w:next w:val="Normal"/>
    <w:link w:val="IntenseQuoteChar"/>
    <w:uiPriority w:val="30"/>
    <w:qFormat/>
    <w:rsid w:val="006D03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lang w:val="sv-SE"/>
    </w:rPr>
  </w:style>
  <w:style w:type="character" w:customStyle="1" w:styleId="IntenseQuoteChar">
    <w:name w:val="Intense Quote Char"/>
    <w:basedOn w:val="DefaultParagraphFont"/>
    <w:link w:val="IntenseQuote"/>
    <w:uiPriority w:val="30"/>
    <w:rsid w:val="006D03E9"/>
    <w:rPr>
      <w:i/>
      <w:iCs/>
      <w:color w:val="0F4761" w:themeColor="accent1" w:themeShade="BF"/>
    </w:rPr>
  </w:style>
  <w:style w:type="character" w:styleId="IntenseReference">
    <w:name w:val="Intense Reference"/>
    <w:basedOn w:val="DefaultParagraphFont"/>
    <w:uiPriority w:val="32"/>
    <w:qFormat/>
    <w:rsid w:val="006D03E9"/>
    <w:rPr>
      <w:b/>
      <w:bCs/>
      <w:smallCaps/>
      <w:color w:val="0F4761" w:themeColor="accent1" w:themeShade="BF"/>
      <w:spacing w:val="5"/>
    </w:rPr>
  </w:style>
  <w:style w:type="table" w:styleId="TableGrid">
    <w:name w:val="Table Grid"/>
    <w:basedOn w:val="TableNormal"/>
    <w:uiPriority w:val="39"/>
    <w:rsid w:val="003E1C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E1C46"/>
    <w:rPr>
      <w:sz w:val="16"/>
      <w:szCs w:val="16"/>
    </w:rPr>
  </w:style>
  <w:style w:type="paragraph" w:styleId="CommentText">
    <w:name w:val="annotation text"/>
    <w:basedOn w:val="Normal"/>
    <w:link w:val="CommentTextChar"/>
    <w:uiPriority w:val="99"/>
    <w:unhideWhenUsed/>
    <w:rsid w:val="003E1C46"/>
    <w:pPr>
      <w:spacing w:line="240" w:lineRule="auto"/>
    </w:pPr>
    <w:rPr>
      <w:sz w:val="20"/>
      <w:szCs w:val="20"/>
    </w:rPr>
  </w:style>
  <w:style w:type="character" w:customStyle="1" w:styleId="CommentTextChar">
    <w:name w:val="Comment Text Char"/>
    <w:basedOn w:val="DefaultParagraphFont"/>
    <w:link w:val="CommentText"/>
    <w:uiPriority w:val="99"/>
    <w:rsid w:val="003E1C46"/>
    <w:rPr>
      <w:sz w:val="20"/>
      <w:szCs w:val="20"/>
      <w:lang w:val="en-GB"/>
    </w:rPr>
  </w:style>
  <w:style w:type="paragraph" w:styleId="Caption">
    <w:name w:val="caption"/>
    <w:basedOn w:val="Normal"/>
    <w:next w:val="Normal"/>
    <w:uiPriority w:val="35"/>
    <w:unhideWhenUsed/>
    <w:qFormat/>
    <w:rsid w:val="003E1C46"/>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895A6C"/>
    <w:pPr>
      <w:spacing w:before="240" w:after="0" w:line="259" w:lineRule="auto"/>
      <w:outlineLvl w:val="9"/>
    </w:pPr>
    <w:rPr>
      <w:kern w:val="0"/>
      <w:sz w:val="32"/>
      <w:szCs w:val="32"/>
      <w:lang w:eastAsia="sv-SE"/>
      <w14:ligatures w14:val="none"/>
    </w:rPr>
  </w:style>
  <w:style w:type="paragraph" w:styleId="TOC1">
    <w:name w:val="toc 1"/>
    <w:basedOn w:val="Normal"/>
    <w:next w:val="Normal"/>
    <w:autoRedefine/>
    <w:uiPriority w:val="39"/>
    <w:unhideWhenUsed/>
    <w:rsid w:val="00895A6C"/>
    <w:pPr>
      <w:spacing w:after="100"/>
    </w:pPr>
  </w:style>
  <w:style w:type="paragraph" w:styleId="TOC2">
    <w:name w:val="toc 2"/>
    <w:basedOn w:val="Normal"/>
    <w:next w:val="Normal"/>
    <w:autoRedefine/>
    <w:uiPriority w:val="39"/>
    <w:unhideWhenUsed/>
    <w:rsid w:val="00895A6C"/>
    <w:pPr>
      <w:spacing w:after="100"/>
      <w:ind w:left="240"/>
    </w:pPr>
  </w:style>
  <w:style w:type="paragraph" w:styleId="TOC3">
    <w:name w:val="toc 3"/>
    <w:basedOn w:val="Normal"/>
    <w:next w:val="Normal"/>
    <w:autoRedefine/>
    <w:uiPriority w:val="39"/>
    <w:unhideWhenUsed/>
    <w:rsid w:val="00895A6C"/>
    <w:pPr>
      <w:spacing w:after="100"/>
      <w:ind w:left="480"/>
    </w:pPr>
  </w:style>
  <w:style w:type="character" w:styleId="Hyperlink">
    <w:name w:val="Hyperlink"/>
    <w:basedOn w:val="DefaultParagraphFont"/>
    <w:uiPriority w:val="99"/>
    <w:unhideWhenUsed/>
    <w:rsid w:val="00895A6C"/>
    <w:rPr>
      <w:color w:val="467886" w:themeColor="hyperlink"/>
      <w:u w:val="single"/>
    </w:rPr>
  </w:style>
  <w:style w:type="character" w:styleId="PlaceholderText">
    <w:name w:val="Placeholder Text"/>
    <w:basedOn w:val="DefaultParagraphFont"/>
    <w:uiPriority w:val="99"/>
    <w:semiHidden/>
    <w:rsid w:val="00933B57"/>
    <w:rPr>
      <w:color w:val="666666"/>
    </w:rPr>
  </w:style>
  <w:style w:type="paragraph" w:styleId="Bibliography">
    <w:name w:val="Bibliography"/>
    <w:basedOn w:val="Normal"/>
    <w:next w:val="Normal"/>
    <w:uiPriority w:val="37"/>
    <w:unhideWhenUsed/>
    <w:rsid w:val="00BA4F5F"/>
    <w:pPr>
      <w:spacing w:after="0" w:line="240" w:lineRule="auto"/>
      <w:ind w:left="720" w:hanging="720"/>
    </w:pPr>
  </w:style>
  <w:style w:type="paragraph" w:styleId="CommentSubject">
    <w:name w:val="annotation subject"/>
    <w:basedOn w:val="CommentText"/>
    <w:next w:val="CommentText"/>
    <w:link w:val="CommentSubjectChar"/>
    <w:uiPriority w:val="99"/>
    <w:semiHidden/>
    <w:unhideWhenUsed/>
    <w:rsid w:val="00193204"/>
    <w:rPr>
      <w:b/>
      <w:bCs/>
    </w:rPr>
  </w:style>
  <w:style w:type="character" w:customStyle="1" w:styleId="CommentSubjectChar">
    <w:name w:val="Comment Subject Char"/>
    <w:basedOn w:val="CommentTextChar"/>
    <w:link w:val="CommentSubject"/>
    <w:uiPriority w:val="99"/>
    <w:semiHidden/>
    <w:rsid w:val="00193204"/>
    <w:rPr>
      <w:b/>
      <w:bCs/>
      <w:sz w:val="20"/>
      <w:szCs w:val="20"/>
      <w:lang w:val="en-GB"/>
    </w:rPr>
  </w:style>
  <w:style w:type="paragraph" w:styleId="Revision">
    <w:name w:val="Revision"/>
    <w:hidden/>
    <w:uiPriority w:val="99"/>
    <w:semiHidden/>
    <w:rsid w:val="004303CC"/>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39858">
      <w:bodyDiv w:val="1"/>
      <w:marLeft w:val="0"/>
      <w:marRight w:val="0"/>
      <w:marTop w:val="0"/>
      <w:marBottom w:val="0"/>
      <w:divBdr>
        <w:top w:val="none" w:sz="0" w:space="0" w:color="auto"/>
        <w:left w:val="none" w:sz="0" w:space="0" w:color="auto"/>
        <w:bottom w:val="none" w:sz="0" w:space="0" w:color="auto"/>
        <w:right w:val="none" w:sz="0" w:space="0" w:color="auto"/>
      </w:divBdr>
    </w:div>
    <w:div w:id="868688253">
      <w:bodyDiv w:val="1"/>
      <w:marLeft w:val="0"/>
      <w:marRight w:val="0"/>
      <w:marTop w:val="0"/>
      <w:marBottom w:val="0"/>
      <w:divBdr>
        <w:top w:val="none" w:sz="0" w:space="0" w:color="auto"/>
        <w:left w:val="none" w:sz="0" w:space="0" w:color="auto"/>
        <w:bottom w:val="none" w:sz="0" w:space="0" w:color="auto"/>
        <w:right w:val="none" w:sz="0" w:space="0" w:color="auto"/>
      </w:divBdr>
    </w:div>
    <w:div w:id="1649244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jpeg"/><Relationship Id="rId18" Type="http://schemas.openxmlformats.org/officeDocument/2006/relationships/image" Target="media/image9.jpeg"/><Relationship Id="rId3" Type="http://schemas.openxmlformats.org/officeDocument/2006/relationships/styles" Target="styles.xml"/><Relationship Id="rId21" Type="http://schemas.microsoft.com/office/2011/relationships/people" Target="people.xml"/><Relationship Id="rId7" Type="http://schemas.microsoft.com/office/2011/relationships/commentsExtended" Target="commentsExtended.xml"/><Relationship Id="rId12" Type="http://schemas.openxmlformats.org/officeDocument/2006/relationships/image" Target="media/image3.jpeg"/><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image" Target="media/image1.emf"/><Relationship Id="rId19" Type="http://schemas.openxmlformats.org/officeDocument/2006/relationships/image" Target="media/image10.jpe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3B6E8E-541C-4AD9-B095-4CD34D001E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350</TotalTime>
  <Pages>12</Pages>
  <Words>4445</Words>
  <Characters>23563</Characters>
  <Application>Microsoft Office Word</Application>
  <DocSecurity>0</DocSecurity>
  <Lines>196</Lines>
  <Paragraphs>55</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
  <LinksUpToDate>false</LinksUpToDate>
  <CharactersWithSpaces>27953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Enrico Nicola Armelloni</dc:creator>
  <cp:keywords/>
  <dc:description/>
  <cp:lastModifiedBy>Enrico Nicola Armelloni</cp:lastModifiedBy>
  <cp:revision>5</cp:revision>
  <dcterms:created xsi:type="dcterms:W3CDTF">2025-11-03T16:03:00Z</dcterms:created>
  <dcterms:modified xsi:type="dcterms:W3CDTF">2025-11-12T15:05:00Z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id="gcqYARd2"/&gt;&lt;style id="http://www.zotero.org/styles/ices-journal-of-marine-science" hasBibliography="1" bibliographyStyleHasBeenSet="1"/&gt;&lt;prefs&gt;&lt;pref name="fieldType" value="Field"/&gt;&lt;pref name="au</vt:lpwstr>
  </property>
  <property fmtid="{D5CDD505-2E9C-101B-9397-08002B2CF9AE}" pid="3" name="ZOTERO_PREF_2">
    <vt:lpwstr>tomaticJournalAbbreviations" value="true"/&gt;&lt;/prefs&gt;&lt;/data&gt;</vt:lpwstr>
  </property>
</Properties>
</file>